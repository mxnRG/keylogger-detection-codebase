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bookmarkStart w:id="1" w:name="OLE_LINK2"/>
    <w:p w14:paraId="474481E7" w14:textId="3E1FB5E3" w:rsidR="00A52A4C" w:rsidRPr="00ED29F0" w:rsidRDefault="005E3DEF" w:rsidP="005554A5">
      <w:pPr>
        <w:pStyle w:val="Title"/>
        <w:jc w:val="center"/>
        <w:rPr>
          <w:rFonts w:asciiTheme="majorBidi" w:hAnsiTheme="majorBidi" w:cstheme="majorBidi"/>
          <w:sz w:val="36"/>
          <w:szCs w:val="36"/>
        </w:rPr>
      </w:pPr>
      <w:r w:rsidRPr="00ED29F0">
        <w:rPr>
          <w:rFonts w:asciiTheme="majorBidi" w:hAnsiTheme="majorBidi" w:cstheme="majorBidi"/>
          <w:sz w:val="36"/>
          <w:szCs w:val="36"/>
        </w:rPr>
        <w:fldChar w:fldCharType="begin"/>
      </w:r>
      <w:r w:rsidR="00A52A4C" w:rsidRPr="00ED29F0">
        <w:rPr>
          <w:rFonts w:asciiTheme="majorBidi" w:hAnsiTheme="majorBidi" w:cstheme="majorBidi"/>
          <w:sz w:val="36"/>
          <w:szCs w:val="36"/>
          <w:rPrChange w:id="2" w:author="Haider Ali" w:date="2026-04-27T12:24:00Z" w16du:dateUtc="2026-04-27T07:24:00Z">
            <w:rPr>
              <w:rFonts w:asciiTheme="majorBidi" w:hAnsiTheme="majorBidi" w:cstheme="majorBidi"/>
              <w:sz w:val="36"/>
              <w:szCs w:val="36"/>
              <w:highlight w:val="red"/>
            </w:rPr>
          </w:rPrChange>
        </w:rPr>
        <w:instrText xml:space="preserve"> ASK ReportTitle "Please enter your report/project title." \* MERGEFORMAT </w:instrText>
      </w:r>
      <w:r w:rsidRPr="00ED29F0">
        <w:rPr>
          <w:rFonts w:asciiTheme="majorBidi" w:hAnsiTheme="majorBidi" w:cstheme="majorBidi"/>
          <w:sz w:val="36"/>
          <w:szCs w:val="36"/>
        </w:rPr>
        <w:fldChar w:fldCharType="separate"/>
      </w:r>
      <w:bookmarkStart w:id="3" w:name="ReportTitle"/>
      <w:r w:rsidR="5D446D11" w:rsidRPr="00ED29F0">
        <w:rPr>
          <w:rFonts w:asciiTheme="majorBidi" w:hAnsiTheme="majorBidi" w:cstheme="majorBidi"/>
          <w:sz w:val="36"/>
          <w:szCs w:val="36"/>
        </w:rPr>
        <w:t xml:space="preserve"> </w:t>
      </w:r>
      <w:r w:rsidR="00A52A4C" w:rsidRPr="00ED29F0">
        <w:rPr>
          <w:rFonts w:asciiTheme="majorBidi" w:hAnsiTheme="majorBidi" w:cstheme="majorBidi"/>
          <w:sz w:val="36"/>
          <w:szCs w:val="36"/>
          <w:rPrChange w:id="4" w:author="Haider Ali" w:date="2026-04-27T12:24:00Z" w16du:dateUtc="2026-04-27T07:24:00Z">
            <w:rPr>
              <w:rFonts w:asciiTheme="majorBidi" w:hAnsiTheme="majorBidi" w:cstheme="majorBidi"/>
              <w:sz w:val="36"/>
              <w:szCs w:val="36"/>
              <w:highlight w:val="red"/>
            </w:rPr>
          </w:rPrChange>
        </w:rPr>
        <w:t>Style Guidelines for Final Year Project Reports</w:t>
      </w:r>
      <w:bookmarkEnd w:id="3"/>
      <w:r w:rsidRPr="00ED29F0">
        <w:rPr>
          <w:rFonts w:asciiTheme="majorBidi" w:hAnsiTheme="majorBidi" w:cstheme="majorBidi"/>
          <w:sz w:val="36"/>
          <w:szCs w:val="36"/>
        </w:rPr>
        <w:fldChar w:fldCharType="end"/>
      </w:r>
      <w:r w:rsidR="00E4166A" w:rsidRPr="00E4166A">
        <w:rPr>
          <w:rFonts w:asciiTheme="majorBidi" w:hAnsiTheme="majorBidi" w:cstheme="majorBidi"/>
          <w:sz w:val="72"/>
          <w:szCs w:val="72"/>
        </w:rPr>
        <w:t>SafeKeys</w:t>
      </w:r>
    </w:p>
    <w:p w14:paraId="2A384A45" w14:textId="2BDE4900" w:rsidR="004A575F" w:rsidRPr="00ED29F0" w:rsidRDefault="00580155" w:rsidP="005554A5">
      <w:pPr>
        <w:spacing w:line="240" w:lineRule="auto"/>
        <w:jc w:val="center"/>
        <w:rPr>
          <w:rFonts w:asciiTheme="majorBidi" w:hAnsiTheme="majorBidi" w:cstheme="majorBidi"/>
          <w:b/>
          <w:sz w:val="28"/>
          <w:szCs w:val="28"/>
        </w:rPr>
      </w:pPr>
      <w:r w:rsidRPr="00ED29F0">
        <w:rPr>
          <w:rFonts w:asciiTheme="majorBidi" w:hAnsiTheme="majorBidi" w:cstheme="majorBidi"/>
          <w:b/>
          <w:sz w:val="28"/>
          <w:szCs w:val="28"/>
        </w:rPr>
        <w:t>Senior</w:t>
      </w:r>
      <w:r w:rsidR="00A52A4C" w:rsidRPr="00ED29F0">
        <w:rPr>
          <w:rFonts w:asciiTheme="majorBidi" w:hAnsiTheme="majorBidi" w:cstheme="majorBidi"/>
          <w:b/>
          <w:sz w:val="28"/>
          <w:szCs w:val="28"/>
        </w:rPr>
        <w:t xml:space="preserve"> Project</w:t>
      </w:r>
    </w:p>
    <w:p w14:paraId="4C8605B8" w14:textId="77777777" w:rsidR="009A27AB" w:rsidRPr="00ED29F0" w:rsidRDefault="009A27AB" w:rsidP="005554A5">
      <w:pPr>
        <w:spacing w:line="240" w:lineRule="auto"/>
        <w:jc w:val="center"/>
        <w:rPr>
          <w:rFonts w:asciiTheme="majorBidi" w:hAnsiTheme="majorBidi" w:cstheme="majorBidi"/>
          <w:sz w:val="28"/>
          <w:szCs w:val="28"/>
        </w:rPr>
      </w:pPr>
    </w:p>
    <w:p w14:paraId="4C9636B7" w14:textId="77777777" w:rsidR="009A27AB" w:rsidRPr="00ED29F0" w:rsidRDefault="009A27AB" w:rsidP="005554A5">
      <w:pPr>
        <w:spacing w:line="240" w:lineRule="auto"/>
        <w:jc w:val="center"/>
        <w:rPr>
          <w:rFonts w:asciiTheme="majorBidi" w:hAnsiTheme="majorBidi" w:cstheme="majorBidi"/>
          <w:sz w:val="28"/>
          <w:szCs w:val="28"/>
        </w:rPr>
      </w:pPr>
    </w:p>
    <w:p w14:paraId="4451B672" w14:textId="77777777" w:rsidR="00A52A4C" w:rsidRPr="00ED29F0" w:rsidRDefault="00A52A4C" w:rsidP="005554A5">
      <w:pPr>
        <w:spacing w:line="240" w:lineRule="auto"/>
        <w:jc w:val="center"/>
        <w:rPr>
          <w:rFonts w:asciiTheme="majorBidi" w:hAnsiTheme="majorBidi" w:cstheme="majorBidi"/>
          <w:sz w:val="28"/>
          <w:szCs w:val="28"/>
        </w:rPr>
      </w:pPr>
    </w:p>
    <w:p w14:paraId="5B0A6E32" w14:textId="1389115D" w:rsidR="005554A5" w:rsidRPr="00ED29F0" w:rsidRDefault="005554A5" w:rsidP="005554A5">
      <w:pPr>
        <w:spacing w:line="240" w:lineRule="auto"/>
        <w:jc w:val="center"/>
        <w:rPr>
          <w:rFonts w:asciiTheme="majorBidi" w:hAnsiTheme="majorBidi" w:cstheme="majorBidi"/>
        </w:rPr>
      </w:pPr>
      <w:r w:rsidRPr="00ED29F0">
        <w:rPr>
          <w:rFonts w:asciiTheme="majorBidi" w:hAnsiTheme="majorBidi" w:cstheme="majorBidi"/>
          <w:noProof/>
        </w:rPr>
        <w:drawing>
          <wp:inline distT="0" distB="0" distL="0" distR="0" wp14:anchorId="060A7A82" wp14:editId="428A3A5E">
            <wp:extent cx="2326097" cy="2180590"/>
            <wp:effectExtent l="0" t="0" r="0" b="0"/>
            <wp:docPr id="1897314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20209" t="16399" r="18706" b="26336"/>
                    <a:stretch>
                      <a:fillRect/>
                    </a:stretch>
                  </pic:blipFill>
                  <pic:spPr bwMode="auto">
                    <a:xfrm>
                      <a:off x="0" y="0"/>
                      <a:ext cx="2327357" cy="2181771"/>
                    </a:xfrm>
                    <a:prstGeom prst="rect">
                      <a:avLst/>
                    </a:prstGeom>
                    <a:noFill/>
                    <a:ln>
                      <a:noFill/>
                    </a:ln>
                    <a:extLst>
                      <a:ext uri="{53640926-AAD7-44D8-BBD7-CCE9431645EC}">
                        <a14:shadowObscured xmlns:a14="http://schemas.microsoft.com/office/drawing/2010/main"/>
                      </a:ext>
                    </a:extLst>
                  </pic:spPr>
                </pic:pic>
              </a:graphicData>
            </a:graphic>
          </wp:inline>
        </w:drawing>
      </w:r>
    </w:p>
    <w:p w14:paraId="0DD1052A" w14:textId="647FEB40" w:rsidR="007E273D" w:rsidRPr="00ED29F0" w:rsidRDefault="007E273D" w:rsidP="005554A5">
      <w:pPr>
        <w:spacing w:line="240" w:lineRule="auto"/>
        <w:jc w:val="center"/>
        <w:rPr>
          <w:rFonts w:asciiTheme="majorBidi" w:hAnsiTheme="majorBidi" w:cstheme="majorBidi"/>
        </w:rPr>
      </w:pPr>
    </w:p>
    <w:p w14:paraId="26BFD641" w14:textId="77777777" w:rsidR="00A52A4C" w:rsidRPr="00ED29F0" w:rsidRDefault="00A52A4C" w:rsidP="005554A5">
      <w:pPr>
        <w:spacing w:line="240" w:lineRule="auto"/>
        <w:jc w:val="center"/>
        <w:rPr>
          <w:rFonts w:asciiTheme="majorBidi" w:hAnsiTheme="majorBidi" w:cstheme="majorBidi"/>
        </w:rPr>
      </w:pPr>
    </w:p>
    <w:p w14:paraId="288B45B8" w14:textId="77777777" w:rsidR="00A52A4C" w:rsidRPr="00ED29F0" w:rsidRDefault="00A52A4C" w:rsidP="005554A5">
      <w:pPr>
        <w:spacing w:line="240" w:lineRule="auto"/>
        <w:jc w:val="center"/>
        <w:rPr>
          <w:rFonts w:asciiTheme="majorBidi" w:hAnsiTheme="majorBidi" w:cstheme="majorBidi"/>
          <w:sz w:val="30"/>
          <w:szCs w:val="24"/>
        </w:rPr>
      </w:pPr>
    </w:p>
    <w:p w14:paraId="01FE6FFA" w14:textId="4F3F22B1" w:rsidR="006508A7" w:rsidRPr="00ED29F0" w:rsidRDefault="27BFD812" w:rsidP="27BFD812">
      <w:pPr>
        <w:tabs>
          <w:tab w:val="left" w:pos="3007"/>
        </w:tabs>
        <w:spacing w:line="240" w:lineRule="auto"/>
        <w:jc w:val="center"/>
        <w:rPr>
          <w:rFonts w:asciiTheme="majorBidi" w:hAnsiTheme="majorBidi" w:cstheme="majorBidi"/>
          <w:sz w:val="28"/>
          <w:szCs w:val="28"/>
        </w:rPr>
      </w:pPr>
      <w:r w:rsidRPr="27BFD812">
        <w:rPr>
          <w:rFonts w:asciiTheme="majorBidi" w:hAnsiTheme="majorBidi" w:cstheme="majorBidi"/>
          <w:sz w:val="28"/>
          <w:szCs w:val="28"/>
        </w:rPr>
        <w:t>Primary Advisor: Rauf Butt</w:t>
      </w:r>
    </w:p>
    <w:p w14:paraId="7C6300B5" w14:textId="78EE56A3" w:rsidR="27BFD812" w:rsidRDefault="27BFD812" w:rsidP="27BFD812">
      <w:pPr>
        <w:tabs>
          <w:tab w:val="left" w:pos="3007"/>
        </w:tabs>
        <w:spacing w:line="240" w:lineRule="auto"/>
        <w:jc w:val="center"/>
        <w:rPr>
          <w:rFonts w:asciiTheme="majorBidi" w:hAnsiTheme="majorBidi" w:cstheme="majorBidi"/>
          <w:sz w:val="28"/>
          <w:szCs w:val="28"/>
        </w:rPr>
      </w:pPr>
      <w:r w:rsidRPr="27BFD812">
        <w:rPr>
          <w:rFonts w:asciiTheme="majorBidi" w:hAnsiTheme="majorBidi" w:cstheme="majorBidi"/>
          <w:sz w:val="28"/>
          <w:szCs w:val="28"/>
        </w:rPr>
        <w:t>Secondary Advisor: Dr Mubashar Mushtaq</w:t>
      </w:r>
    </w:p>
    <w:p w14:paraId="779CE094" w14:textId="0937EEB4" w:rsidR="27BFD812" w:rsidRDefault="27BFD812" w:rsidP="27BFD812">
      <w:pPr>
        <w:tabs>
          <w:tab w:val="left" w:pos="3007"/>
        </w:tabs>
        <w:spacing w:line="240" w:lineRule="auto"/>
        <w:jc w:val="center"/>
        <w:rPr>
          <w:rFonts w:asciiTheme="majorBidi" w:hAnsiTheme="majorBidi" w:cstheme="majorBidi"/>
          <w:b/>
          <w:bCs/>
          <w:sz w:val="28"/>
          <w:szCs w:val="28"/>
        </w:rPr>
      </w:pPr>
    </w:p>
    <w:p w14:paraId="191A6BEA" w14:textId="77777777" w:rsidR="006508A7" w:rsidRPr="00ED29F0" w:rsidRDefault="006508A7" w:rsidP="005554A5">
      <w:pPr>
        <w:tabs>
          <w:tab w:val="left" w:pos="3007"/>
        </w:tabs>
        <w:spacing w:line="240" w:lineRule="auto"/>
        <w:jc w:val="center"/>
        <w:rPr>
          <w:rFonts w:asciiTheme="majorBidi" w:hAnsiTheme="majorBidi" w:cstheme="majorBidi"/>
          <w:sz w:val="28"/>
          <w:szCs w:val="28"/>
        </w:rPr>
      </w:pPr>
    </w:p>
    <w:p w14:paraId="25AABC4A" w14:textId="77777777" w:rsidR="006508A7" w:rsidRPr="00ED29F0" w:rsidRDefault="006508A7" w:rsidP="005554A5">
      <w:pPr>
        <w:tabs>
          <w:tab w:val="left" w:pos="3007"/>
        </w:tabs>
        <w:spacing w:line="240" w:lineRule="auto"/>
        <w:jc w:val="center"/>
        <w:rPr>
          <w:rFonts w:asciiTheme="majorBidi" w:hAnsiTheme="majorBidi" w:cstheme="majorBidi"/>
          <w:sz w:val="28"/>
          <w:szCs w:val="28"/>
        </w:rPr>
      </w:pPr>
    </w:p>
    <w:p w14:paraId="220629EB" w14:textId="77777777" w:rsidR="005C50E6" w:rsidRPr="00ED29F0" w:rsidRDefault="005C50E6" w:rsidP="005554A5">
      <w:pPr>
        <w:tabs>
          <w:tab w:val="left" w:pos="3007"/>
        </w:tabs>
        <w:spacing w:line="240" w:lineRule="auto"/>
        <w:jc w:val="center"/>
        <w:rPr>
          <w:rFonts w:asciiTheme="majorBidi" w:hAnsiTheme="majorBidi" w:cstheme="majorBidi"/>
          <w:sz w:val="28"/>
          <w:szCs w:val="28"/>
        </w:rPr>
      </w:pPr>
    </w:p>
    <w:p w14:paraId="6182D757" w14:textId="77777777" w:rsidR="006508A7" w:rsidRPr="00ED29F0" w:rsidRDefault="006508A7" w:rsidP="005554A5">
      <w:pPr>
        <w:tabs>
          <w:tab w:val="left" w:pos="3007"/>
        </w:tabs>
        <w:spacing w:line="240" w:lineRule="auto"/>
        <w:jc w:val="center"/>
        <w:rPr>
          <w:rFonts w:asciiTheme="majorBidi" w:hAnsiTheme="majorBidi" w:cstheme="majorBidi"/>
          <w:sz w:val="28"/>
          <w:szCs w:val="28"/>
        </w:rPr>
      </w:pPr>
      <w:r w:rsidRPr="00ED29F0">
        <w:rPr>
          <w:rFonts w:asciiTheme="majorBidi" w:hAnsiTheme="majorBidi" w:cstheme="majorBidi"/>
          <w:sz w:val="28"/>
          <w:szCs w:val="24"/>
        </w:rPr>
        <w:t>Presented by:</w:t>
      </w:r>
    </w:p>
    <w:p w14:paraId="738BFC92" w14:textId="77777777" w:rsidR="00A52A4C" w:rsidRPr="00ED29F0" w:rsidRDefault="00A52A4C" w:rsidP="005554A5">
      <w:pPr>
        <w:tabs>
          <w:tab w:val="left" w:pos="3007"/>
        </w:tabs>
        <w:spacing w:line="240" w:lineRule="auto"/>
        <w:jc w:val="center"/>
        <w:rPr>
          <w:rFonts w:asciiTheme="majorBidi" w:hAnsiTheme="majorBidi" w:cstheme="majorBidi"/>
          <w:sz w:val="28"/>
          <w:szCs w:val="28"/>
        </w:rPr>
      </w:pPr>
      <w:r w:rsidRPr="00ED29F0">
        <w:rPr>
          <w:rFonts w:asciiTheme="majorBidi" w:hAnsiTheme="majorBidi" w:cstheme="majorBidi"/>
          <w:sz w:val="28"/>
          <w:szCs w:val="28"/>
        </w:rPr>
        <w:t>Student Reg#</w:t>
      </w:r>
      <w:r w:rsidRPr="00ED29F0">
        <w:rPr>
          <w:rFonts w:asciiTheme="majorBidi" w:hAnsiTheme="majorBidi" w:cstheme="majorBidi"/>
          <w:sz w:val="28"/>
          <w:szCs w:val="28"/>
        </w:rPr>
        <w:tab/>
      </w:r>
      <w:r w:rsidRPr="00ED29F0">
        <w:rPr>
          <w:rFonts w:asciiTheme="majorBidi" w:hAnsiTheme="majorBidi" w:cstheme="majorBidi"/>
          <w:sz w:val="28"/>
          <w:szCs w:val="28"/>
        </w:rPr>
        <w:tab/>
      </w:r>
      <w:r w:rsidRPr="00ED29F0">
        <w:rPr>
          <w:rFonts w:asciiTheme="majorBidi" w:hAnsiTheme="majorBidi" w:cstheme="majorBidi"/>
          <w:sz w:val="28"/>
          <w:szCs w:val="28"/>
        </w:rPr>
        <w:tab/>
        <w:t>Student Name</w:t>
      </w:r>
    </w:p>
    <w:tbl>
      <w:tblPr>
        <w:tblStyle w:val="PlainTable4"/>
        <w:tblpPr w:leftFromText="180" w:rightFromText="180" w:vertAnchor="text" w:horzAnchor="margin" w:tblpXSpec="center" w:tblpY="95"/>
        <w:tblW w:w="0" w:type="auto"/>
        <w:tblLook w:val="04A0" w:firstRow="1" w:lastRow="0" w:firstColumn="1" w:lastColumn="0" w:noHBand="0" w:noVBand="1"/>
      </w:tblPr>
      <w:tblGrid>
        <w:gridCol w:w="5211"/>
        <w:gridCol w:w="2694"/>
      </w:tblGrid>
      <w:tr w:rsidR="00ED29F0" w:rsidRPr="00ED29F0" w14:paraId="472E833F" w14:textId="77777777" w:rsidTr="3D0A7E13">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5211" w:type="dxa"/>
          </w:tcPr>
          <w:p w14:paraId="6FE7D115" w14:textId="0D991392" w:rsidR="00EE6130" w:rsidRPr="00ED29F0" w:rsidRDefault="00EE6130" w:rsidP="00EE6130">
            <w:pPr>
              <w:spacing w:line="240" w:lineRule="auto"/>
              <w:rPr>
                <w:rFonts w:asciiTheme="majorBidi" w:hAnsiTheme="majorBidi" w:cstheme="majorBidi"/>
                <w:b w:val="0"/>
                <w:bCs w:val="0"/>
              </w:rPr>
            </w:pPr>
            <w:r w:rsidRPr="00ED29F0">
              <w:rPr>
                <w:rFonts w:asciiTheme="majorBidi" w:hAnsiTheme="majorBidi" w:cstheme="majorBidi"/>
                <w:b w:val="0"/>
                <w:bCs w:val="0"/>
              </w:rPr>
              <w:t xml:space="preserve">                261938489</w:t>
            </w:r>
          </w:p>
        </w:tc>
        <w:tc>
          <w:tcPr>
            <w:tcW w:w="2694" w:type="dxa"/>
          </w:tcPr>
          <w:p w14:paraId="2B4D1515" w14:textId="77777777" w:rsidR="00EE6130" w:rsidRPr="00ED29F0" w:rsidRDefault="00EE6130" w:rsidP="00EE6130">
            <w:pPr>
              <w:spacing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D29F0">
              <w:rPr>
                <w:rFonts w:asciiTheme="majorBidi" w:hAnsiTheme="majorBidi" w:cstheme="majorBidi"/>
                <w:b w:val="0"/>
                <w:bCs w:val="0"/>
              </w:rPr>
              <w:t>Muhammad Mamoon</w:t>
            </w:r>
          </w:p>
        </w:tc>
      </w:tr>
      <w:tr w:rsidR="00ED29F0" w:rsidRPr="00ED29F0" w14:paraId="0419EEDE" w14:textId="77777777" w:rsidTr="3D0A7E13">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211" w:type="dxa"/>
          </w:tcPr>
          <w:p w14:paraId="5E6DDFB3" w14:textId="5DC6861C" w:rsidR="00EE6130" w:rsidRPr="00ED29F0" w:rsidRDefault="00EE6130" w:rsidP="00EE6130">
            <w:pPr>
              <w:spacing w:line="240" w:lineRule="auto"/>
              <w:rPr>
                <w:rFonts w:asciiTheme="majorBidi" w:hAnsiTheme="majorBidi" w:cstheme="majorBidi"/>
                <w:b w:val="0"/>
                <w:bCs w:val="0"/>
              </w:rPr>
            </w:pPr>
            <w:r w:rsidRPr="00ED29F0">
              <w:rPr>
                <w:rFonts w:asciiTheme="majorBidi" w:hAnsiTheme="majorBidi" w:cstheme="majorBidi"/>
                <w:b w:val="0"/>
                <w:bCs w:val="0"/>
              </w:rPr>
              <w:t xml:space="preserve">                261934680</w:t>
            </w:r>
          </w:p>
        </w:tc>
        <w:tc>
          <w:tcPr>
            <w:tcW w:w="2694" w:type="dxa"/>
          </w:tcPr>
          <w:p w14:paraId="382BD1BC" w14:textId="77777777" w:rsidR="00EE6130" w:rsidRPr="00ED29F0" w:rsidRDefault="00EE6130" w:rsidP="00EE6130">
            <w:pPr>
              <w:spacing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D29F0">
              <w:rPr>
                <w:rFonts w:asciiTheme="majorBidi" w:hAnsiTheme="majorBidi" w:cstheme="majorBidi"/>
              </w:rPr>
              <w:t>Natasha Zaheer</w:t>
            </w:r>
          </w:p>
        </w:tc>
      </w:tr>
      <w:tr w:rsidR="00ED29F0" w:rsidRPr="00ED29F0" w14:paraId="7E7D77B9" w14:textId="77777777" w:rsidTr="3D0A7E13">
        <w:trPr>
          <w:trHeight w:val="300"/>
        </w:trPr>
        <w:tc>
          <w:tcPr>
            <w:cnfStyle w:val="001000000000" w:firstRow="0" w:lastRow="0" w:firstColumn="1" w:lastColumn="0" w:oddVBand="0" w:evenVBand="0" w:oddHBand="0" w:evenHBand="0" w:firstRowFirstColumn="0" w:firstRowLastColumn="0" w:lastRowFirstColumn="0" w:lastRowLastColumn="0"/>
            <w:tcW w:w="5211" w:type="dxa"/>
          </w:tcPr>
          <w:p w14:paraId="71ED7EC1" w14:textId="64C5A2F8" w:rsidR="00EE6130" w:rsidRPr="00ED29F0" w:rsidRDefault="00EE6130" w:rsidP="00EE6130">
            <w:pPr>
              <w:spacing w:line="240" w:lineRule="auto"/>
              <w:rPr>
                <w:rFonts w:asciiTheme="majorBidi" w:hAnsiTheme="majorBidi" w:cstheme="majorBidi"/>
                <w:b w:val="0"/>
                <w:bCs w:val="0"/>
              </w:rPr>
            </w:pPr>
            <w:r w:rsidRPr="00ED29F0">
              <w:rPr>
                <w:rFonts w:asciiTheme="majorBidi" w:hAnsiTheme="majorBidi" w:cstheme="majorBidi"/>
                <w:b w:val="0"/>
                <w:bCs w:val="0"/>
              </w:rPr>
              <w:t xml:space="preserve">                261941967</w:t>
            </w:r>
          </w:p>
        </w:tc>
        <w:tc>
          <w:tcPr>
            <w:tcW w:w="2694" w:type="dxa"/>
          </w:tcPr>
          <w:p w14:paraId="3F24B696" w14:textId="77777777" w:rsidR="00EE6130" w:rsidRPr="00ED29F0" w:rsidRDefault="00EE6130" w:rsidP="00EE6130">
            <w:pPr>
              <w:spacing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D29F0">
              <w:rPr>
                <w:rFonts w:asciiTheme="majorBidi" w:hAnsiTheme="majorBidi" w:cstheme="majorBidi"/>
              </w:rPr>
              <w:t>Haider Ali</w:t>
            </w:r>
          </w:p>
        </w:tc>
      </w:tr>
    </w:tbl>
    <w:p w14:paraId="5C655051" w14:textId="77777777" w:rsidR="00A52A4C" w:rsidRPr="00ED29F0" w:rsidRDefault="00A52A4C" w:rsidP="005554A5">
      <w:pPr>
        <w:spacing w:line="240" w:lineRule="auto"/>
        <w:jc w:val="center"/>
        <w:rPr>
          <w:rFonts w:asciiTheme="majorBidi" w:hAnsiTheme="majorBidi" w:cstheme="majorBidi"/>
        </w:rPr>
      </w:pPr>
    </w:p>
    <w:p w14:paraId="799E0415" w14:textId="77777777" w:rsidR="006508A7" w:rsidRDefault="006508A7" w:rsidP="00EE6130">
      <w:pPr>
        <w:spacing w:line="240" w:lineRule="auto"/>
        <w:rPr>
          <w:rFonts w:asciiTheme="majorBidi" w:hAnsiTheme="majorBidi" w:cstheme="majorBidi"/>
        </w:rPr>
      </w:pPr>
    </w:p>
    <w:p w14:paraId="32F75A22" w14:textId="77777777" w:rsidR="000C6B53" w:rsidRPr="00ED29F0" w:rsidRDefault="000C6B53" w:rsidP="00EE6130">
      <w:pPr>
        <w:spacing w:line="240" w:lineRule="auto"/>
        <w:rPr>
          <w:rFonts w:asciiTheme="majorBidi" w:hAnsiTheme="majorBidi" w:cstheme="majorBidi"/>
        </w:rPr>
      </w:pPr>
    </w:p>
    <w:p w14:paraId="47C32758" w14:textId="77777777" w:rsidR="00EE6130" w:rsidRPr="00ED29F0" w:rsidRDefault="00EE6130" w:rsidP="00EE6130">
      <w:pPr>
        <w:spacing w:line="240" w:lineRule="auto"/>
        <w:rPr>
          <w:rFonts w:asciiTheme="majorBidi" w:hAnsiTheme="majorBidi" w:cstheme="majorBidi"/>
        </w:rPr>
      </w:pPr>
    </w:p>
    <w:p w14:paraId="156D2934" w14:textId="77777777" w:rsidR="006508A7" w:rsidRPr="00ED29F0" w:rsidRDefault="006508A7" w:rsidP="005554A5">
      <w:pPr>
        <w:spacing w:line="240" w:lineRule="auto"/>
        <w:jc w:val="center"/>
        <w:rPr>
          <w:rFonts w:asciiTheme="majorBidi" w:hAnsiTheme="majorBidi" w:cstheme="majorBidi"/>
        </w:rPr>
      </w:pPr>
    </w:p>
    <w:p w14:paraId="17D26145" w14:textId="77777777" w:rsidR="007E273D" w:rsidRPr="00ED29F0" w:rsidRDefault="007E34B4" w:rsidP="005554A5">
      <w:pPr>
        <w:spacing w:line="240" w:lineRule="auto"/>
        <w:jc w:val="center"/>
        <w:rPr>
          <w:rFonts w:ascii="Copperplate Gothic Bold" w:hAnsi="Copperplate Gothic Bold" w:cstheme="majorBidi"/>
          <w:sz w:val="36"/>
          <w:szCs w:val="36"/>
        </w:rPr>
      </w:pPr>
      <w:r w:rsidRPr="00ED29F0">
        <w:rPr>
          <w:rFonts w:ascii="Copperplate Gothic Bold" w:hAnsi="Copperplate Gothic Bold" w:cstheme="majorBidi"/>
          <w:sz w:val="36"/>
          <w:szCs w:val="36"/>
        </w:rPr>
        <w:t>Department of Computer Science</w:t>
      </w:r>
    </w:p>
    <w:p w14:paraId="7CEA6270" w14:textId="77777777" w:rsidR="007E273D" w:rsidRPr="00ED29F0" w:rsidRDefault="007E273D" w:rsidP="005554A5">
      <w:pPr>
        <w:spacing w:line="240" w:lineRule="auto"/>
        <w:jc w:val="center"/>
        <w:rPr>
          <w:rFonts w:ascii="Copperplate Gothic Bold" w:hAnsi="Copperplate Gothic Bold" w:cstheme="majorBidi"/>
          <w:szCs w:val="24"/>
        </w:rPr>
      </w:pPr>
    </w:p>
    <w:p w14:paraId="10C41F81" w14:textId="50193441" w:rsidR="005554A5" w:rsidRPr="00ED29F0" w:rsidRDefault="009A27AB" w:rsidP="005554A5">
      <w:pPr>
        <w:spacing w:line="240" w:lineRule="auto"/>
        <w:jc w:val="center"/>
        <w:rPr>
          <w:rFonts w:ascii="Copperplate Gothic Bold" w:hAnsi="Copperplate Gothic Bold" w:cstheme="majorBidi"/>
          <w:b/>
          <w:sz w:val="40"/>
          <w:szCs w:val="40"/>
        </w:rPr>
      </w:pPr>
      <w:r w:rsidRPr="00ED29F0">
        <w:rPr>
          <w:rFonts w:ascii="Copperplate Gothic Bold" w:hAnsi="Copperplate Gothic Bold" w:cstheme="majorBidi"/>
          <w:b/>
          <w:sz w:val="40"/>
          <w:szCs w:val="40"/>
        </w:rPr>
        <w:t>Forman Christian College</w:t>
      </w:r>
    </w:p>
    <w:p w14:paraId="46CF62BD" w14:textId="3F17D7F1" w:rsidR="007E273D" w:rsidRPr="00ED29F0" w:rsidRDefault="009A27AB" w:rsidP="005554A5">
      <w:pPr>
        <w:spacing w:line="240" w:lineRule="auto"/>
        <w:jc w:val="center"/>
        <w:rPr>
          <w:rFonts w:ascii="Copperplate Gothic Bold" w:hAnsi="Copperplate Gothic Bold" w:cstheme="majorBidi"/>
          <w:b/>
          <w:sz w:val="40"/>
          <w:szCs w:val="40"/>
        </w:rPr>
      </w:pPr>
      <w:r w:rsidRPr="00ED29F0">
        <w:rPr>
          <w:rFonts w:ascii="Copperplate Gothic Bold" w:hAnsi="Copperplate Gothic Bold" w:cstheme="majorBidi"/>
          <w:b/>
          <w:sz w:val="40"/>
          <w:szCs w:val="40"/>
        </w:rPr>
        <w:t>(A Chartered University)</w:t>
      </w:r>
    </w:p>
    <w:p w14:paraId="1D0BD6D6" w14:textId="131951AF" w:rsidR="005538C8" w:rsidRPr="00862580" w:rsidRDefault="007E273D" w:rsidP="00862580">
      <w:pPr>
        <w:spacing w:line="240" w:lineRule="auto"/>
        <w:jc w:val="center"/>
        <w:rPr>
          <w:rFonts w:asciiTheme="majorBidi" w:hAnsiTheme="majorBidi" w:cstheme="majorBidi"/>
          <w:sz w:val="72"/>
          <w:szCs w:val="72"/>
        </w:rPr>
      </w:pPr>
      <w:r w:rsidRPr="00862580">
        <w:rPr>
          <w:rFonts w:asciiTheme="majorBidi" w:hAnsiTheme="majorBidi" w:cstheme="majorBidi"/>
          <w:sz w:val="72"/>
          <w:szCs w:val="72"/>
        </w:rPr>
        <w:br w:type="page"/>
      </w:r>
      <w:r w:rsidR="00F97549" w:rsidRPr="00F97549">
        <w:rPr>
          <w:rFonts w:asciiTheme="majorBidi" w:hAnsiTheme="majorBidi" w:cstheme="majorBidi"/>
          <w:sz w:val="72"/>
          <w:szCs w:val="72"/>
        </w:rPr>
        <w:lastRenderedPageBreak/>
        <w:t>SafeKeys</w:t>
      </w:r>
    </w:p>
    <w:p w14:paraId="6A3D91FA" w14:textId="77777777" w:rsidR="005538C8" w:rsidRPr="00ED29F0" w:rsidRDefault="005538C8" w:rsidP="005538C8">
      <w:pPr>
        <w:jc w:val="center"/>
        <w:rPr>
          <w:rFonts w:asciiTheme="majorBidi" w:hAnsiTheme="majorBidi" w:cstheme="majorBidi"/>
        </w:rPr>
      </w:pPr>
    </w:p>
    <w:p w14:paraId="5716138A" w14:textId="77777777" w:rsidR="005538C8" w:rsidRPr="00ED29F0" w:rsidRDefault="005538C8" w:rsidP="005538C8">
      <w:pPr>
        <w:jc w:val="center"/>
        <w:rPr>
          <w:rFonts w:asciiTheme="majorBidi" w:hAnsiTheme="majorBidi" w:cstheme="majorBidi"/>
        </w:rPr>
      </w:pPr>
    </w:p>
    <w:p w14:paraId="04F8684F" w14:textId="77777777" w:rsidR="005538C8" w:rsidRPr="00ED29F0" w:rsidRDefault="005538C8" w:rsidP="005538C8">
      <w:pPr>
        <w:jc w:val="center"/>
        <w:rPr>
          <w:rFonts w:asciiTheme="majorBidi" w:hAnsiTheme="majorBidi" w:cstheme="majorBidi"/>
        </w:rPr>
      </w:pPr>
    </w:p>
    <w:p w14:paraId="48C643A3" w14:textId="77777777" w:rsidR="005538C8" w:rsidRPr="00ED29F0" w:rsidRDefault="005538C8" w:rsidP="00846F23">
      <w:pPr>
        <w:spacing w:line="240" w:lineRule="auto"/>
        <w:jc w:val="center"/>
        <w:rPr>
          <w:rFonts w:asciiTheme="majorBidi" w:hAnsiTheme="majorBidi" w:cstheme="majorBidi"/>
        </w:rPr>
      </w:pPr>
    </w:p>
    <w:p w14:paraId="791DB31B" w14:textId="77777777" w:rsidR="005538C8" w:rsidRPr="00ED29F0" w:rsidRDefault="005538C8" w:rsidP="00846F23">
      <w:pPr>
        <w:spacing w:line="240" w:lineRule="auto"/>
        <w:jc w:val="center"/>
        <w:rPr>
          <w:rFonts w:asciiTheme="majorBidi" w:hAnsiTheme="majorBidi" w:cstheme="majorBidi"/>
        </w:rPr>
      </w:pPr>
    </w:p>
    <w:p w14:paraId="036D0C6C" w14:textId="77777777" w:rsidR="005538C8" w:rsidRPr="00ED29F0" w:rsidRDefault="005538C8" w:rsidP="00846F23">
      <w:pPr>
        <w:pStyle w:val="Caption"/>
        <w:spacing w:before="0" w:beforeAutospacing="0" w:after="0" w:afterAutospacing="0"/>
        <w:rPr>
          <w:rFonts w:asciiTheme="majorBidi" w:hAnsiTheme="majorBidi" w:cstheme="majorBidi"/>
        </w:rPr>
      </w:pPr>
      <w:r w:rsidRPr="00ED29F0">
        <w:rPr>
          <w:rFonts w:asciiTheme="majorBidi" w:hAnsiTheme="majorBidi" w:cstheme="majorBidi"/>
        </w:rPr>
        <w:t>By</w:t>
      </w:r>
    </w:p>
    <w:p w14:paraId="09823739" w14:textId="77777777" w:rsidR="005538C8" w:rsidRPr="00ED29F0" w:rsidRDefault="005538C8" w:rsidP="00846F23">
      <w:pPr>
        <w:pStyle w:val="Caption"/>
        <w:spacing w:before="0" w:beforeAutospacing="0" w:after="0" w:afterAutospacing="0"/>
        <w:rPr>
          <w:rFonts w:asciiTheme="majorBidi" w:hAnsiTheme="majorBidi" w:cstheme="majorBidi"/>
        </w:rPr>
      </w:pPr>
    </w:p>
    <w:p w14:paraId="638D2AB8" w14:textId="77777777" w:rsidR="005538C8" w:rsidRPr="00ED29F0" w:rsidRDefault="005538C8" w:rsidP="00846F23">
      <w:pPr>
        <w:pStyle w:val="Caption"/>
        <w:spacing w:before="0" w:beforeAutospacing="0" w:after="0" w:afterAutospacing="0"/>
        <w:rPr>
          <w:rFonts w:asciiTheme="majorBidi" w:hAnsiTheme="majorBidi" w:cstheme="majorBidi"/>
        </w:rPr>
      </w:pPr>
    </w:p>
    <w:p w14:paraId="39ACCAB5" w14:textId="056B2784" w:rsidR="005538C8" w:rsidRPr="00ED29F0" w:rsidRDefault="00EE6130" w:rsidP="00EE6130">
      <w:pPr>
        <w:pStyle w:val="Caption"/>
        <w:spacing w:before="0" w:beforeAutospacing="0" w:after="0" w:afterAutospacing="0" w:line="276" w:lineRule="auto"/>
        <w:rPr>
          <w:rFonts w:asciiTheme="majorBidi" w:hAnsiTheme="majorBidi" w:cstheme="majorBidi"/>
        </w:rPr>
      </w:pPr>
      <w:r w:rsidRPr="00ED29F0">
        <w:rPr>
          <w:rFonts w:asciiTheme="majorBidi" w:hAnsiTheme="majorBidi" w:cstheme="majorBidi"/>
        </w:rPr>
        <w:t>Muhammad Mamoon</w:t>
      </w:r>
    </w:p>
    <w:p w14:paraId="3C63AF4A" w14:textId="139CA8AB" w:rsidR="00EE6130" w:rsidRPr="00ED29F0" w:rsidRDefault="00EE6130" w:rsidP="00EE6130">
      <w:pPr>
        <w:spacing w:line="276" w:lineRule="auto"/>
        <w:jc w:val="center"/>
        <w:rPr>
          <w:rFonts w:asciiTheme="majorBidi" w:hAnsiTheme="majorBidi" w:cstheme="majorBidi"/>
          <w:b/>
          <w:bCs/>
          <w:lang w:eastAsia="zh-CN" w:bidi="th-TH"/>
        </w:rPr>
      </w:pPr>
      <w:r w:rsidRPr="00ED29F0">
        <w:rPr>
          <w:rFonts w:asciiTheme="majorBidi" w:hAnsiTheme="majorBidi" w:cstheme="majorBidi"/>
          <w:b/>
          <w:bCs/>
          <w:lang w:eastAsia="zh-CN" w:bidi="th-TH"/>
        </w:rPr>
        <w:t>Natasha Zaheer</w:t>
      </w:r>
    </w:p>
    <w:p w14:paraId="10BCD37D" w14:textId="5BA8AE6D" w:rsidR="00EE6130" w:rsidRPr="00ED29F0" w:rsidRDefault="00EE6130" w:rsidP="00EE6130">
      <w:pPr>
        <w:spacing w:line="276" w:lineRule="auto"/>
        <w:jc w:val="center"/>
        <w:rPr>
          <w:rFonts w:asciiTheme="majorBidi" w:hAnsiTheme="majorBidi" w:cstheme="majorBidi"/>
          <w:b/>
          <w:bCs/>
          <w:lang w:eastAsia="zh-CN" w:bidi="th-TH"/>
        </w:rPr>
      </w:pPr>
      <w:r w:rsidRPr="00ED29F0">
        <w:rPr>
          <w:rFonts w:asciiTheme="majorBidi" w:hAnsiTheme="majorBidi" w:cstheme="majorBidi"/>
          <w:b/>
          <w:bCs/>
          <w:lang w:eastAsia="zh-CN" w:bidi="th-TH"/>
        </w:rPr>
        <w:t>Haider Ali</w:t>
      </w:r>
    </w:p>
    <w:p w14:paraId="34E950E1" w14:textId="77777777" w:rsidR="005538C8" w:rsidRPr="00ED29F0" w:rsidRDefault="005538C8" w:rsidP="00846F23">
      <w:pPr>
        <w:pStyle w:val="Caption"/>
        <w:spacing w:before="0" w:beforeAutospacing="0" w:after="0" w:afterAutospacing="0"/>
        <w:rPr>
          <w:rFonts w:asciiTheme="majorBidi" w:hAnsiTheme="majorBidi" w:cstheme="majorBidi"/>
          <w:sz w:val="20"/>
        </w:rPr>
      </w:pPr>
    </w:p>
    <w:p w14:paraId="75D09A62" w14:textId="77777777" w:rsidR="005538C8" w:rsidRPr="00ED29F0" w:rsidRDefault="005538C8" w:rsidP="00846F23">
      <w:pPr>
        <w:pStyle w:val="Caption"/>
        <w:spacing w:before="0" w:beforeAutospacing="0" w:after="0" w:afterAutospacing="0"/>
        <w:rPr>
          <w:rFonts w:asciiTheme="majorBidi" w:hAnsiTheme="majorBidi" w:cstheme="majorBidi"/>
          <w:sz w:val="20"/>
        </w:rPr>
      </w:pPr>
    </w:p>
    <w:p w14:paraId="5EBF88DA" w14:textId="77777777" w:rsidR="005538C8" w:rsidRPr="00ED29F0" w:rsidRDefault="005538C8" w:rsidP="00846F23">
      <w:pPr>
        <w:pStyle w:val="Caption"/>
        <w:spacing w:before="0" w:beforeAutospacing="0" w:after="0" w:afterAutospacing="0"/>
        <w:rPr>
          <w:rFonts w:asciiTheme="majorBidi" w:hAnsiTheme="majorBidi" w:cstheme="majorBidi"/>
          <w:b w:val="0"/>
        </w:rPr>
      </w:pPr>
      <w:r w:rsidRPr="00ED29F0">
        <w:rPr>
          <w:rFonts w:asciiTheme="majorBidi" w:hAnsiTheme="majorBidi" w:cstheme="majorBidi"/>
          <w:b w:val="0"/>
        </w:rPr>
        <w:t xml:space="preserve">Project submitted to </w:t>
      </w:r>
    </w:p>
    <w:p w14:paraId="74F1F8B8" w14:textId="77777777" w:rsidR="005538C8" w:rsidRPr="00ED29F0" w:rsidRDefault="005538C8" w:rsidP="00846F23">
      <w:pPr>
        <w:pStyle w:val="Caption"/>
        <w:spacing w:before="0" w:beforeAutospacing="0" w:after="0" w:afterAutospacing="0"/>
        <w:rPr>
          <w:rFonts w:asciiTheme="majorBidi" w:hAnsiTheme="majorBidi" w:cstheme="majorBidi"/>
          <w:b w:val="0"/>
        </w:rPr>
      </w:pPr>
    </w:p>
    <w:p w14:paraId="01DFAFC5" w14:textId="77777777" w:rsidR="005538C8" w:rsidRPr="00ED29F0" w:rsidRDefault="00B34706" w:rsidP="00846F23">
      <w:pPr>
        <w:pStyle w:val="Caption"/>
        <w:spacing w:before="0" w:beforeAutospacing="0" w:after="0" w:afterAutospacing="0"/>
        <w:rPr>
          <w:rFonts w:asciiTheme="majorBidi" w:hAnsiTheme="majorBidi" w:cstheme="majorBidi"/>
          <w:b w:val="0"/>
        </w:rPr>
      </w:pPr>
      <w:r w:rsidRPr="00ED29F0">
        <w:rPr>
          <w:rFonts w:asciiTheme="majorBidi" w:hAnsiTheme="majorBidi" w:cstheme="majorBidi"/>
          <w:b w:val="0"/>
        </w:rPr>
        <w:t>Department of Computer Science</w:t>
      </w:r>
      <w:r w:rsidR="005538C8" w:rsidRPr="00ED29F0">
        <w:rPr>
          <w:rFonts w:asciiTheme="majorBidi" w:hAnsiTheme="majorBidi" w:cstheme="majorBidi"/>
          <w:b w:val="0"/>
        </w:rPr>
        <w:t xml:space="preserve">, </w:t>
      </w:r>
    </w:p>
    <w:p w14:paraId="7D66D508" w14:textId="77777777" w:rsidR="005538C8" w:rsidRPr="00ED29F0" w:rsidRDefault="005538C8" w:rsidP="00846F23">
      <w:pPr>
        <w:pStyle w:val="Caption"/>
        <w:spacing w:before="0" w:beforeAutospacing="0" w:after="0" w:afterAutospacing="0"/>
        <w:rPr>
          <w:rFonts w:asciiTheme="majorBidi" w:hAnsiTheme="majorBidi" w:cstheme="majorBidi"/>
          <w:b w:val="0"/>
          <w:sz w:val="20"/>
        </w:rPr>
      </w:pPr>
    </w:p>
    <w:p w14:paraId="6D078426" w14:textId="77777777" w:rsidR="005538C8" w:rsidRPr="00ED29F0" w:rsidRDefault="005538C8" w:rsidP="00846F23">
      <w:pPr>
        <w:pStyle w:val="Caption"/>
        <w:spacing w:before="0" w:beforeAutospacing="0" w:after="0" w:afterAutospacing="0"/>
        <w:rPr>
          <w:rFonts w:asciiTheme="majorBidi" w:hAnsiTheme="majorBidi" w:cstheme="majorBidi"/>
          <w:b w:val="0"/>
        </w:rPr>
      </w:pPr>
      <w:r w:rsidRPr="00ED29F0">
        <w:rPr>
          <w:rFonts w:asciiTheme="majorBidi" w:hAnsiTheme="majorBidi" w:cstheme="majorBidi"/>
          <w:b w:val="0"/>
        </w:rPr>
        <w:t xml:space="preserve">Forman Christian College (A Chartered University), </w:t>
      </w:r>
    </w:p>
    <w:p w14:paraId="54659A78" w14:textId="77777777" w:rsidR="005538C8" w:rsidRPr="00ED29F0" w:rsidRDefault="005538C8" w:rsidP="00846F23">
      <w:pPr>
        <w:pStyle w:val="Caption"/>
        <w:spacing w:before="0" w:beforeAutospacing="0" w:after="0" w:afterAutospacing="0"/>
        <w:rPr>
          <w:rFonts w:asciiTheme="majorBidi" w:hAnsiTheme="majorBidi" w:cstheme="majorBidi"/>
          <w:b w:val="0"/>
        </w:rPr>
      </w:pPr>
    </w:p>
    <w:p w14:paraId="58E3C063" w14:textId="77777777" w:rsidR="005538C8" w:rsidRPr="00ED29F0" w:rsidRDefault="005538C8" w:rsidP="00846F23">
      <w:pPr>
        <w:pStyle w:val="Caption"/>
        <w:spacing w:before="0" w:beforeAutospacing="0" w:after="0" w:afterAutospacing="0"/>
        <w:rPr>
          <w:rFonts w:asciiTheme="majorBidi" w:hAnsiTheme="majorBidi" w:cstheme="majorBidi"/>
          <w:b w:val="0"/>
        </w:rPr>
      </w:pPr>
      <w:r w:rsidRPr="00ED29F0">
        <w:rPr>
          <w:rFonts w:asciiTheme="majorBidi" w:hAnsiTheme="majorBidi" w:cstheme="majorBidi"/>
          <w:b w:val="0"/>
        </w:rPr>
        <w:t>Lahore, Pakistan.</w:t>
      </w:r>
    </w:p>
    <w:p w14:paraId="34588B27" w14:textId="77777777" w:rsidR="005538C8" w:rsidRPr="00ED29F0" w:rsidRDefault="005538C8" w:rsidP="00846F23">
      <w:pPr>
        <w:pStyle w:val="Caption"/>
        <w:spacing w:before="0" w:beforeAutospacing="0" w:after="0" w:afterAutospacing="0"/>
        <w:rPr>
          <w:rFonts w:asciiTheme="majorBidi" w:hAnsiTheme="majorBidi" w:cstheme="majorBidi"/>
          <w:b w:val="0"/>
          <w:snapToGrid w:val="0"/>
        </w:rPr>
      </w:pPr>
    </w:p>
    <w:p w14:paraId="43DF344E" w14:textId="77777777" w:rsidR="005538C8" w:rsidRPr="00ED29F0" w:rsidRDefault="005538C8" w:rsidP="00846F23">
      <w:pPr>
        <w:pStyle w:val="Caption"/>
        <w:spacing w:before="0" w:beforeAutospacing="0" w:after="0" w:afterAutospacing="0"/>
        <w:rPr>
          <w:rFonts w:asciiTheme="majorBidi" w:hAnsiTheme="majorBidi" w:cstheme="majorBidi"/>
          <w:b w:val="0"/>
          <w:snapToGrid w:val="0"/>
        </w:rPr>
      </w:pPr>
      <w:r w:rsidRPr="00ED29F0">
        <w:rPr>
          <w:rFonts w:asciiTheme="majorBidi" w:hAnsiTheme="majorBidi" w:cstheme="majorBidi"/>
          <w:b w:val="0"/>
          <w:snapToGrid w:val="0"/>
        </w:rPr>
        <w:t xml:space="preserve">in partial fulfillment of the requirements for the degree of </w:t>
      </w:r>
    </w:p>
    <w:p w14:paraId="64E665B5" w14:textId="77777777" w:rsidR="005538C8" w:rsidRPr="00ED29F0" w:rsidRDefault="005538C8" w:rsidP="00846F23">
      <w:pPr>
        <w:pStyle w:val="Caption"/>
        <w:spacing w:before="0" w:beforeAutospacing="0" w:after="0" w:afterAutospacing="0"/>
        <w:rPr>
          <w:rFonts w:asciiTheme="majorBidi" w:hAnsiTheme="majorBidi" w:cstheme="majorBidi"/>
          <w:b w:val="0"/>
        </w:rPr>
      </w:pPr>
    </w:p>
    <w:p w14:paraId="75D8B4A1" w14:textId="77777777" w:rsidR="005538C8" w:rsidRPr="00ED29F0" w:rsidRDefault="005538C8" w:rsidP="00846F23">
      <w:pPr>
        <w:pStyle w:val="Caption"/>
        <w:spacing w:before="0" w:beforeAutospacing="0" w:after="0" w:afterAutospacing="0"/>
        <w:rPr>
          <w:rFonts w:asciiTheme="majorBidi" w:hAnsiTheme="majorBidi" w:cstheme="majorBidi"/>
          <w:sz w:val="20"/>
        </w:rPr>
      </w:pPr>
    </w:p>
    <w:p w14:paraId="15968990" w14:textId="77777777" w:rsidR="005538C8" w:rsidRPr="00ED29F0" w:rsidRDefault="005538C8" w:rsidP="00846F23">
      <w:pPr>
        <w:pStyle w:val="Caption"/>
        <w:spacing w:before="0" w:beforeAutospacing="0" w:after="0" w:afterAutospacing="0"/>
        <w:rPr>
          <w:rFonts w:asciiTheme="majorBidi" w:hAnsiTheme="majorBidi" w:cstheme="majorBidi"/>
        </w:rPr>
      </w:pPr>
    </w:p>
    <w:p w14:paraId="4B282391" w14:textId="77777777" w:rsidR="005538C8" w:rsidRPr="00ED29F0" w:rsidRDefault="005538C8" w:rsidP="00846F23">
      <w:pPr>
        <w:pStyle w:val="Caption"/>
        <w:spacing w:before="0" w:beforeAutospacing="0" w:after="0" w:afterAutospacing="0"/>
        <w:rPr>
          <w:rFonts w:asciiTheme="majorBidi" w:hAnsiTheme="majorBidi" w:cstheme="majorBidi"/>
        </w:rPr>
      </w:pPr>
      <w:r w:rsidRPr="00ED29F0">
        <w:rPr>
          <w:rFonts w:asciiTheme="majorBidi" w:hAnsiTheme="majorBidi" w:cstheme="majorBidi"/>
        </w:rPr>
        <w:t>BACHELOR OF SCIENCE</w:t>
      </w:r>
    </w:p>
    <w:p w14:paraId="5DE94BBD" w14:textId="77777777" w:rsidR="005538C8" w:rsidRPr="00ED29F0" w:rsidRDefault="005538C8" w:rsidP="00846F23">
      <w:pPr>
        <w:pStyle w:val="Caption"/>
        <w:spacing w:before="0" w:beforeAutospacing="0" w:after="0" w:afterAutospacing="0"/>
        <w:rPr>
          <w:rFonts w:asciiTheme="majorBidi" w:hAnsiTheme="majorBidi" w:cstheme="majorBidi"/>
        </w:rPr>
      </w:pPr>
      <w:r w:rsidRPr="00ED29F0">
        <w:rPr>
          <w:rFonts w:asciiTheme="majorBidi" w:hAnsiTheme="majorBidi" w:cstheme="majorBidi"/>
        </w:rPr>
        <w:t>IN</w:t>
      </w:r>
    </w:p>
    <w:p w14:paraId="5A0B783C" w14:textId="77777777" w:rsidR="005538C8" w:rsidRPr="00ED29F0" w:rsidRDefault="005538C8" w:rsidP="00846F23">
      <w:pPr>
        <w:pStyle w:val="Caption"/>
        <w:spacing w:before="0" w:beforeAutospacing="0" w:after="0" w:afterAutospacing="0"/>
        <w:rPr>
          <w:rFonts w:asciiTheme="majorBidi" w:hAnsiTheme="majorBidi" w:cstheme="majorBidi"/>
        </w:rPr>
      </w:pPr>
      <w:r w:rsidRPr="00ED29F0">
        <w:rPr>
          <w:rFonts w:asciiTheme="majorBidi" w:hAnsiTheme="majorBidi" w:cstheme="majorBidi"/>
        </w:rPr>
        <w:t>COMPUTER SCIENCE (Honors)</w:t>
      </w:r>
    </w:p>
    <w:p w14:paraId="05108931" w14:textId="77777777" w:rsidR="00CA23F1" w:rsidRPr="00ED29F0" w:rsidRDefault="00CA23F1" w:rsidP="005538C8">
      <w:pPr>
        <w:spacing w:line="240" w:lineRule="auto"/>
        <w:jc w:val="center"/>
        <w:rPr>
          <w:rFonts w:asciiTheme="majorBidi" w:hAnsiTheme="majorBidi" w:cstheme="majorBidi"/>
          <w:sz w:val="20"/>
        </w:rPr>
      </w:pPr>
    </w:p>
    <w:p w14:paraId="666BC5C9" w14:textId="77777777" w:rsidR="00CA23F1" w:rsidRPr="00ED29F0" w:rsidRDefault="00CA23F1" w:rsidP="00CA23F1">
      <w:pPr>
        <w:jc w:val="center"/>
        <w:rPr>
          <w:rFonts w:asciiTheme="majorBidi" w:hAnsiTheme="majorBidi" w:cstheme="majorBidi"/>
          <w:snapToGrid w:val="0"/>
        </w:rPr>
      </w:pPr>
    </w:p>
    <w:p w14:paraId="4F8F9792" w14:textId="77777777" w:rsidR="00CA23F1" w:rsidRPr="00ED29F0" w:rsidRDefault="00CA23F1" w:rsidP="00CA23F1">
      <w:pPr>
        <w:jc w:val="center"/>
        <w:rPr>
          <w:rFonts w:asciiTheme="majorBidi" w:hAnsiTheme="majorBidi" w:cstheme="majorBidi"/>
          <w:snapToGrid w:val="0"/>
        </w:rPr>
      </w:pPr>
    </w:p>
    <w:p w14:paraId="52B696ED" w14:textId="77777777" w:rsidR="00CA23F1" w:rsidRPr="00ED29F0" w:rsidRDefault="00CA23F1" w:rsidP="00CA23F1">
      <w:pPr>
        <w:rPr>
          <w:rFonts w:asciiTheme="majorBidi" w:hAnsiTheme="majorBidi" w:cstheme="majorBidi"/>
          <w:snapToGrid w:val="0"/>
        </w:rPr>
      </w:pPr>
    </w:p>
    <w:p w14:paraId="41C8E89A" w14:textId="77777777" w:rsidR="00CA23F1" w:rsidRPr="00ED29F0" w:rsidRDefault="00CA23F1" w:rsidP="00CA23F1">
      <w:pPr>
        <w:rPr>
          <w:rFonts w:asciiTheme="majorBidi" w:hAnsiTheme="majorBidi" w:cstheme="majorBidi"/>
          <w:snapToGrid w:val="0"/>
        </w:rPr>
      </w:pPr>
    </w:p>
    <w:p w14:paraId="53902201" w14:textId="77777777" w:rsidR="00CA23F1" w:rsidRPr="00ED29F0" w:rsidRDefault="00CA23F1" w:rsidP="00CA23F1">
      <w:pPr>
        <w:jc w:val="center"/>
        <w:rPr>
          <w:rFonts w:asciiTheme="majorBidi" w:hAnsiTheme="majorBidi" w:cstheme="majorBidi"/>
          <w:snapToGrid w:val="0"/>
        </w:rPr>
      </w:pPr>
    </w:p>
    <w:p w14:paraId="5B7553D5" w14:textId="77777777" w:rsidR="00CA23F1" w:rsidRPr="00ED29F0" w:rsidRDefault="00CA23F1" w:rsidP="00CA23F1">
      <w:pPr>
        <w:jc w:val="center"/>
        <w:rPr>
          <w:rFonts w:asciiTheme="majorBidi" w:hAnsiTheme="majorBidi" w:cstheme="majorBidi"/>
          <w:snapToGrid w:val="0"/>
        </w:rPr>
      </w:pPr>
    </w:p>
    <w:p w14:paraId="3F1DF98E" w14:textId="77777777" w:rsidR="00CA23F1" w:rsidRPr="00ED29F0" w:rsidRDefault="00CA23F1" w:rsidP="00CA23F1">
      <w:pPr>
        <w:rPr>
          <w:rFonts w:asciiTheme="majorBidi" w:hAnsiTheme="majorBidi" w:cstheme="majorBidi"/>
          <w:snapToGrid w:val="0"/>
        </w:rPr>
      </w:pPr>
    </w:p>
    <w:tbl>
      <w:tblPr>
        <w:tblW w:w="0" w:type="auto"/>
        <w:tblBorders>
          <w:bottom w:val="single" w:sz="4" w:space="0" w:color="auto"/>
        </w:tblBorders>
        <w:tblLook w:val="0000" w:firstRow="0" w:lastRow="0" w:firstColumn="0" w:lastColumn="0" w:noHBand="0" w:noVBand="0"/>
      </w:tblPr>
      <w:tblGrid>
        <w:gridCol w:w="3258"/>
        <w:gridCol w:w="1440"/>
        <w:gridCol w:w="3467"/>
      </w:tblGrid>
      <w:tr w:rsidR="00ED29F0" w:rsidRPr="00ED29F0" w14:paraId="30A5500B" w14:textId="77777777" w:rsidTr="00692B51">
        <w:trPr>
          <w:trHeight w:val="1043"/>
        </w:trPr>
        <w:tc>
          <w:tcPr>
            <w:tcW w:w="3258" w:type="dxa"/>
            <w:tcBorders>
              <w:top w:val="nil"/>
              <w:left w:val="nil"/>
              <w:bottom w:val="single" w:sz="4" w:space="0" w:color="auto"/>
              <w:right w:val="nil"/>
            </w:tcBorders>
          </w:tcPr>
          <w:p w14:paraId="7BFB9AFE" w14:textId="77777777" w:rsidR="00CA23F1" w:rsidRPr="00ED29F0" w:rsidRDefault="00CA23F1" w:rsidP="00692B51">
            <w:pPr>
              <w:jc w:val="center"/>
              <w:rPr>
                <w:rFonts w:asciiTheme="majorBidi" w:hAnsiTheme="majorBidi" w:cstheme="majorBidi"/>
                <w:snapToGrid w:val="0"/>
              </w:rPr>
            </w:pPr>
          </w:p>
        </w:tc>
        <w:tc>
          <w:tcPr>
            <w:tcW w:w="1440" w:type="dxa"/>
            <w:tcBorders>
              <w:left w:val="nil"/>
              <w:right w:val="nil"/>
            </w:tcBorders>
          </w:tcPr>
          <w:p w14:paraId="7E75FD61" w14:textId="77777777" w:rsidR="00CA23F1" w:rsidRPr="00ED29F0" w:rsidRDefault="00CA23F1" w:rsidP="00692B51">
            <w:pPr>
              <w:jc w:val="center"/>
              <w:rPr>
                <w:rFonts w:asciiTheme="majorBidi" w:hAnsiTheme="majorBidi" w:cstheme="majorBidi"/>
                <w:snapToGrid w:val="0"/>
              </w:rPr>
            </w:pPr>
          </w:p>
        </w:tc>
        <w:tc>
          <w:tcPr>
            <w:tcW w:w="3467" w:type="dxa"/>
            <w:tcBorders>
              <w:top w:val="nil"/>
              <w:left w:val="nil"/>
              <w:bottom w:val="single" w:sz="4" w:space="0" w:color="auto"/>
              <w:right w:val="nil"/>
            </w:tcBorders>
          </w:tcPr>
          <w:p w14:paraId="0F865CDD" w14:textId="77777777" w:rsidR="00CA23F1" w:rsidRPr="00ED29F0" w:rsidRDefault="00CA23F1" w:rsidP="00692B51">
            <w:pPr>
              <w:jc w:val="center"/>
              <w:rPr>
                <w:rFonts w:asciiTheme="majorBidi" w:hAnsiTheme="majorBidi" w:cstheme="majorBidi"/>
                <w:snapToGrid w:val="0"/>
              </w:rPr>
            </w:pPr>
          </w:p>
        </w:tc>
      </w:tr>
      <w:tr w:rsidR="00ED29F0" w:rsidRPr="00ED29F0" w14:paraId="064275F0" w14:textId="77777777" w:rsidTr="00692B51">
        <w:tc>
          <w:tcPr>
            <w:tcW w:w="3258" w:type="dxa"/>
            <w:tcBorders>
              <w:top w:val="single" w:sz="4" w:space="0" w:color="auto"/>
              <w:bottom w:val="nil"/>
            </w:tcBorders>
          </w:tcPr>
          <w:p w14:paraId="50FC93F5" w14:textId="77777777" w:rsidR="00CA23F1" w:rsidRPr="00ED29F0" w:rsidRDefault="004A575F" w:rsidP="00692B51">
            <w:pPr>
              <w:keepNext/>
              <w:jc w:val="center"/>
              <w:outlineLvl w:val="2"/>
              <w:rPr>
                <w:rFonts w:asciiTheme="majorBidi" w:hAnsiTheme="majorBidi" w:cstheme="majorBidi"/>
                <w:snapToGrid w:val="0"/>
              </w:rPr>
            </w:pPr>
            <w:r w:rsidRPr="00ED29F0">
              <w:rPr>
                <w:rFonts w:asciiTheme="majorBidi" w:hAnsiTheme="majorBidi" w:cstheme="majorBidi"/>
                <w:snapToGrid w:val="0"/>
              </w:rPr>
              <w:t xml:space="preserve">Primary </w:t>
            </w:r>
            <w:r w:rsidR="00CA23F1" w:rsidRPr="00ED29F0">
              <w:rPr>
                <w:rFonts w:asciiTheme="majorBidi" w:hAnsiTheme="majorBidi" w:cstheme="majorBidi"/>
                <w:snapToGrid w:val="0"/>
              </w:rPr>
              <w:t>Project Advisor</w:t>
            </w:r>
          </w:p>
        </w:tc>
        <w:tc>
          <w:tcPr>
            <w:tcW w:w="1440" w:type="dxa"/>
            <w:tcBorders>
              <w:bottom w:val="nil"/>
            </w:tcBorders>
          </w:tcPr>
          <w:p w14:paraId="04C4EF4E" w14:textId="77777777" w:rsidR="00CA23F1" w:rsidRPr="00ED29F0" w:rsidRDefault="00CA23F1" w:rsidP="00692B51">
            <w:pPr>
              <w:rPr>
                <w:rFonts w:asciiTheme="majorBidi" w:hAnsiTheme="majorBidi" w:cstheme="majorBidi"/>
                <w:snapToGrid w:val="0"/>
              </w:rPr>
            </w:pPr>
          </w:p>
        </w:tc>
        <w:tc>
          <w:tcPr>
            <w:tcW w:w="3467" w:type="dxa"/>
            <w:tcBorders>
              <w:top w:val="single" w:sz="4" w:space="0" w:color="auto"/>
              <w:bottom w:val="nil"/>
            </w:tcBorders>
          </w:tcPr>
          <w:p w14:paraId="121D39E3" w14:textId="77777777" w:rsidR="00CA23F1" w:rsidRPr="00ED29F0" w:rsidRDefault="004A575F" w:rsidP="004A575F">
            <w:pPr>
              <w:jc w:val="center"/>
              <w:rPr>
                <w:rFonts w:asciiTheme="majorBidi" w:hAnsiTheme="majorBidi" w:cstheme="majorBidi"/>
                <w:snapToGrid w:val="0"/>
              </w:rPr>
            </w:pPr>
            <w:r w:rsidRPr="00ED29F0">
              <w:rPr>
                <w:rFonts w:asciiTheme="majorBidi" w:hAnsiTheme="majorBidi" w:cstheme="majorBidi"/>
                <w:snapToGrid w:val="0"/>
              </w:rPr>
              <w:t>Secondary Project Advisor</w:t>
            </w:r>
          </w:p>
        </w:tc>
      </w:tr>
      <w:tr w:rsidR="00ED29F0" w:rsidRPr="00ED29F0" w14:paraId="40692ABB" w14:textId="77777777" w:rsidTr="003C75CE">
        <w:trPr>
          <w:gridAfter w:val="2"/>
          <w:wAfter w:w="4907" w:type="dxa"/>
          <w:trHeight w:val="1043"/>
        </w:trPr>
        <w:tc>
          <w:tcPr>
            <w:tcW w:w="3258" w:type="dxa"/>
            <w:tcBorders>
              <w:top w:val="nil"/>
              <w:left w:val="nil"/>
              <w:bottom w:val="single" w:sz="4" w:space="0" w:color="auto"/>
              <w:right w:val="nil"/>
            </w:tcBorders>
          </w:tcPr>
          <w:p w14:paraId="3EB31BB4" w14:textId="77777777" w:rsidR="0056414B" w:rsidRPr="00ED29F0" w:rsidRDefault="0056414B" w:rsidP="003C75CE">
            <w:pPr>
              <w:jc w:val="center"/>
              <w:rPr>
                <w:rFonts w:asciiTheme="majorBidi" w:hAnsiTheme="majorBidi" w:cstheme="majorBidi"/>
                <w:snapToGrid w:val="0"/>
              </w:rPr>
            </w:pPr>
          </w:p>
          <w:p w14:paraId="783AA5F9" w14:textId="77777777" w:rsidR="0056414B" w:rsidRPr="00ED29F0" w:rsidRDefault="0056414B" w:rsidP="003C75CE">
            <w:pPr>
              <w:jc w:val="center"/>
              <w:rPr>
                <w:rFonts w:asciiTheme="majorBidi" w:hAnsiTheme="majorBidi" w:cstheme="majorBidi"/>
                <w:snapToGrid w:val="0"/>
              </w:rPr>
            </w:pPr>
          </w:p>
          <w:p w14:paraId="7CFE3CA3" w14:textId="77777777" w:rsidR="0056414B" w:rsidRPr="00ED29F0" w:rsidRDefault="0056414B" w:rsidP="003C75CE">
            <w:pPr>
              <w:jc w:val="center"/>
              <w:rPr>
                <w:rFonts w:asciiTheme="majorBidi" w:hAnsiTheme="majorBidi" w:cstheme="majorBidi"/>
                <w:snapToGrid w:val="0"/>
              </w:rPr>
            </w:pPr>
          </w:p>
        </w:tc>
      </w:tr>
      <w:tr w:rsidR="0056414B" w:rsidRPr="00ED29F0" w14:paraId="17C56E30" w14:textId="77777777" w:rsidTr="003C75CE">
        <w:trPr>
          <w:gridAfter w:val="2"/>
          <w:wAfter w:w="4907" w:type="dxa"/>
        </w:trPr>
        <w:tc>
          <w:tcPr>
            <w:tcW w:w="3258" w:type="dxa"/>
            <w:tcBorders>
              <w:top w:val="single" w:sz="4" w:space="0" w:color="auto"/>
              <w:bottom w:val="nil"/>
            </w:tcBorders>
          </w:tcPr>
          <w:p w14:paraId="1D9928F8" w14:textId="77777777" w:rsidR="0056414B" w:rsidRPr="00ED29F0" w:rsidRDefault="00B34706" w:rsidP="00B34706">
            <w:pPr>
              <w:keepNext/>
              <w:jc w:val="center"/>
              <w:outlineLvl w:val="2"/>
              <w:rPr>
                <w:rFonts w:asciiTheme="majorBidi" w:hAnsiTheme="majorBidi" w:cstheme="majorBidi"/>
                <w:snapToGrid w:val="0"/>
              </w:rPr>
            </w:pPr>
            <w:r w:rsidRPr="00ED29F0">
              <w:rPr>
                <w:rFonts w:asciiTheme="majorBidi" w:hAnsiTheme="majorBidi" w:cstheme="majorBidi"/>
                <w:snapToGrid w:val="0"/>
              </w:rPr>
              <w:t>Senior Project Management Committee Representative</w:t>
            </w:r>
          </w:p>
        </w:tc>
      </w:tr>
    </w:tbl>
    <w:p w14:paraId="47CCE544" w14:textId="756C837B" w:rsidR="00CA23F1" w:rsidRPr="00ED29F0" w:rsidRDefault="00CA23F1" w:rsidP="005C50E6">
      <w:pPr>
        <w:tabs>
          <w:tab w:val="left" w:pos="1690"/>
        </w:tabs>
        <w:rPr>
          <w:rFonts w:asciiTheme="majorBidi" w:hAnsiTheme="majorBidi" w:cstheme="majorBidi"/>
          <w:sz w:val="28"/>
          <w:szCs w:val="28"/>
        </w:rPr>
        <w:sectPr w:rsidR="00CA23F1" w:rsidRPr="00ED29F0" w:rsidSect="007C4650">
          <w:type w:val="continuous"/>
          <w:pgSz w:w="11909" w:h="16834" w:code="9"/>
          <w:pgMar w:top="1440" w:right="1701" w:bottom="1440" w:left="1021" w:header="720" w:footer="720" w:gutter="720"/>
          <w:pgNumType w:fmt="lowerRoman" w:start="1"/>
          <w:cols w:space="720"/>
          <w:titlePg/>
          <w:docGrid w:linePitch="360"/>
        </w:sectPr>
      </w:pPr>
    </w:p>
    <w:p w14:paraId="1A843E8B" w14:textId="08ADA2A1" w:rsidR="00CA23F1" w:rsidRPr="00ED29F0" w:rsidRDefault="00CA23F1" w:rsidP="00846F23">
      <w:pPr>
        <w:pStyle w:val="Heading1"/>
        <w:rPr>
          <w:rFonts w:asciiTheme="majorBidi" w:hAnsiTheme="majorBidi" w:cstheme="majorBidi"/>
        </w:rPr>
      </w:pPr>
      <w:bookmarkStart w:id="5" w:name="_Toc61468802"/>
      <w:bookmarkStart w:id="6" w:name="_Toc61471624"/>
      <w:bookmarkStart w:id="7" w:name="_Toc230180093"/>
      <w:r w:rsidRPr="00ED29F0">
        <w:rPr>
          <w:rFonts w:asciiTheme="majorBidi" w:hAnsiTheme="majorBidi" w:cstheme="majorBidi"/>
        </w:rPr>
        <w:lastRenderedPageBreak/>
        <w:t>A</w:t>
      </w:r>
      <w:r w:rsidR="00B21CA4" w:rsidRPr="00ED29F0">
        <w:rPr>
          <w:rFonts w:asciiTheme="majorBidi" w:hAnsiTheme="majorBidi" w:cstheme="majorBidi"/>
        </w:rPr>
        <w:t>bstract</w:t>
      </w:r>
      <w:bookmarkEnd w:id="5"/>
      <w:bookmarkEnd w:id="6"/>
      <w:bookmarkEnd w:id="7"/>
    </w:p>
    <w:p w14:paraId="1412449D" w14:textId="18D8B2CD" w:rsidR="3CF77ACC" w:rsidRPr="00ED29F0" w:rsidRDefault="3CF77ACC" w:rsidP="3CF77ACC">
      <w:pPr>
        <w:jc w:val="both"/>
        <w:rPr>
          <w:rFonts w:asciiTheme="majorBidi" w:hAnsiTheme="majorBidi" w:cstheme="majorBidi"/>
          <w:sz w:val="22"/>
          <w:szCs w:val="18"/>
        </w:rPr>
      </w:pPr>
      <w:r w:rsidRPr="00ED29F0">
        <w:rPr>
          <w:rFonts w:asciiTheme="majorBidi" w:eastAsia="Times" w:hAnsiTheme="majorBidi" w:cstheme="majorBidi"/>
          <w:sz w:val="22"/>
          <w:szCs w:val="22"/>
        </w:rPr>
        <w:t>Software keyloggers remain a serious threat to user privacy because they can capture passwords, financial data, and personal messages while evading signature-based antivirus tools. This project addresses the need for effective, privacy-preserving detection of keylogging activity on Linux hosts, where traditional scanners often fail against new or obfuscated malware. We designed and implemented a host-based detection system for Ubuntu 22.04 LTS (kernel 5.15.x) that monitors keyboard-related behavioral metadata at the kernel level without recording keystroke content. A loadable kernel module registers with the keyboard notifier chain, extracts timing, event-type, and process-context features, and transmits structured messages to a Python daemon over Netlink sockets. The daemon applies heuristic rules and a Random Forest classifier (scikit-learn) to flag anomalous input monitoring patterns in real time, and a PySide6 dashboard presents alerts and monitoring status to the user. Evaluation in an isolated VirtualBox environment uses six planned test cases covering Netlink delivery, privacy guarantees, detection accuracy against a simulated keylogger, heuristic triggers, GUI alerting, and resource overhead. Preliminary results indicate that the prototype achieves target detection responsiveness (alerts within seconds), maintains metadata-only collection with no recoverable typed text in logs or IPC payloads, and is designed to keep average CPU overhead below 5% during continuous monitoring. The work demonstrates that behavioral analysis combined with lightweight machine learning at the kernel boundary offers a practical alternative to signature databases for Linux keylogger detection, while remaining within a clearly defined scope: software keyloggers on a single kernel version, detection and alerting only, with formal measurements to be finalized in ongoing testing.</w:t>
      </w:r>
    </w:p>
    <w:p w14:paraId="04B12661" w14:textId="6D455199" w:rsidR="3CF77ACC" w:rsidRPr="00ED29F0" w:rsidRDefault="3CF77ACC" w:rsidP="3CF77ACC">
      <w:pPr>
        <w:jc w:val="both"/>
        <w:rPr>
          <w:rFonts w:asciiTheme="majorBidi" w:hAnsiTheme="majorBidi" w:cstheme="majorBidi"/>
          <w:sz w:val="20"/>
        </w:rPr>
      </w:pPr>
    </w:p>
    <w:p w14:paraId="44C4856D" w14:textId="77777777" w:rsidR="00E84AC9" w:rsidRPr="00ED29F0" w:rsidRDefault="00E84AC9">
      <w:pPr>
        <w:spacing w:line="240" w:lineRule="auto"/>
        <w:rPr>
          <w:rFonts w:asciiTheme="majorBidi" w:hAnsiTheme="majorBidi" w:cstheme="majorBidi"/>
          <w:b/>
          <w:bCs/>
          <w:sz w:val="28"/>
          <w:szCs w:val="28"/>
        </w:rPr>
      </w:pPr>
      <w:r w:rsidRPr="00ED29F0">
        <w:rPr>
          <w:rFonts w:asciiTheme="majorBidi" w:hAnsiTheme="majorBidi" w:cstheme="majorBidi"/>
          <w:b/>
          <w:bCs/>
          <w:sz w:val="28"/>
          <w:szCs w:val="28"/>
        </w:rPr>
        <w:br w:type="page"/>
      </w:r>
    </w:p>
    <w:p w14:paraId="423F7EF0" w14:textId="77777777" w:rsidR="00E84AC9" w:rsidRPr="00ED29F0" w:rsidRDefault="00E84AC9" w:rsidP="00E84AC9">
      <w:pPr>
        <w:pStyle w:val="Heading1"/>
        <w:rPr>
          <w:rFonts w:asciiTheme="majorBidi" w:hAnsiTheme="majorBidi" w:cstheme="majorBidi"/>
        </w:rPr>
      </w:pPr>
      <w:bookmarkStart w:id="8" w:name="_Toc61468803"/>
      <w:bookmarkStart w:id="9" w:name="_Toc61471625"/>
      <w:bookmarkStart w:id="10" w:name="_Toc230180094"/>
      <w:r w:rsidRPr="00ED29F0">
        <w:rPr>
          <w:rFonts w:asciiTheme="majorBidi" w:hAnsiTheme="majorBidi" w:cstheme="majorBidi"/>
        </w:rPr>
        <w:lastRenderedPageBreak/>
        <w:t>Acknowledgement</w:t>
      </w:r>
      <w:bookmarkEnd w:id="8"/>
      <w:bookmarkEnd w:id="9"/>
      <w:bookmarkEnd w:id="10"/>
    </w:p>
    <w:p w14:paraId="6ED914E6" w14:textId="77777777" w:rsidR="001C0B32" w:rsidRPr="001C0B32" w:rsidRDefault="001C0B32" w:rsidP="001C0B32">
      <w:pPr>
        <w:spacing w:line="240" w:lineRule="auto"/>
        <w:jc w:val="both"/>
        <w:rPr>
          <w:rFonts w:asciiTheme="majorBidi" w:hAnsiTheme="majorBidi" w:cstheme="majorBidi"/>
          <w:bCs/>
          <w:sz w:val="22"/>
          <w:szCs w:val="22"/>
        </w:rPr>
      </w:pPr>
      <w:r w:rsidRPr="001C0B32">
        <w:rPr>
          <w:rFonts w:asciiTheme="majorBidi" w:hAnsiTheme="majorBidi" w:cstheme="majorBidi"/>
          <w:bCs/>
          <w:sz w:val="22"/>
          <w:szCs w:val="22"/>
        </w:rPr>
        <w:t>First and foremost, we would like to express our deepest gratitude to Allah Almighty, who blessed us with the strength, knowledge, opportunities, and resources required to successfully complete this Final Year Project. Without His guidance and mercy, this achievement would not have been possible.</w:t>
      </w:r>
    </w:p>
    <w:p w14:paraId="1903B2D8" w14:textId="77777777" w:rsidR="001C0B32" w:rsidRPr="001C0B32" w:rsidRDefault="001C0B32" w:rsidP="001C0B32">
      <w:pPr>
        <w:spacing w:line="240" w:lineRule="auto"/>
        <w:jc w:val="both"/>
        <w:rPr>
          <w:rFonts w:asciiTheme="majorBidi" w:hAnsiTheme="majorBidi" w:cstheme="majorBidi"/>
          <w:bCs/>
          <w:sz w:val="22"/>
          <w:szCs w:val="22"/>
        </w:rPr>
      </w:pPr>
    </w:p>
    <w:p w14:paraId="3DF0C28A" w14:textId="7A7A5F5E" w:rsidR="001C0B32" w:rsidRPr="001C0B32" w:rsidRDefault="001C0B32" w:rsidP="001C0B32">
      <w:pPr>
        <w:spacing w:line="240" w:lineRule="auto"/>
        <w:jc w:val="both"/>
        <w:rPr>
          <w:rFonts w:asciiTheme="majorBidi" w:hAnsiTheme="majorBidi" w:cstheme="majorBidi"/>
          <w:bCs/>
          <w:sz w:val="22"/>
          <w:szCs w:val="22"/>
        </w:rPr>
      </w:pPr>
      <w:r w:rsidRPr="001C0B32">
        <w:rPr>
          <w:rFonts w:asciiTheme="majorBidi" w:hAnsiTheme="majorBidi" w:cstheme="majorBidi"/>
          <w:bCs/>
          <w:sz w:val="22"/>
          <w:szCs w:val="22"/>
        </w:rPr>
        <w:t>We would like to extend our sincere appreciation to our primary advisor, Sir Rauf Butt, for his continuous guidance, encouragement, and unwavering support throughout the entire project. His willingness to assist us, even during his personal time and days off, played a significant role in helping us overcome challenges and successfully complete our work.</w:t>
      </w:r>
      <w:r w:rsidR="00E02D06">
        <w:rPr>
          <w:rFonts w:asciiTheme="majorBidi" w:hAnsiTheme="majorBidi" w:cstheme="majorBidi"/>
          <w:bCs/>
          <w:sz w:val="22"/>
          <w:szCs w:val="22"/>
        </w:rPr>
        <w:t xml:space="preserve"> </w:t>
      </w:r>
      <w:r w:rsidRPr="001C0B32">
        <w:rPr>
          <w:rFonts w:asciiTheme="majorBidi" w:hAnsiTheme="majorBidi" w:cstheme="majorBidi"/>
          <w:bCs/>
          <w:sz w:val="22"/>
          <w:szCs w:val="22"/>
        </w:rPr>
        <w:t>We are also grateful to our secondary advisor, Sir Mubashar Mushtaq, for his valuable assistance and for providing the necessary resources and support whenever needed. His contributions greatly facilitated the progress of our project.</w:t>
      </w:r>
    </w:p>
    <w:p w14:paraId="5863F934" w14:textId="77777777" w:rsidR="001C0B32" w:rsidRPr="001C0B32" w:rsidRDefault="001C0B32" w:rsidP="001C0B32">
      <w:pPr>
        <w:spacing w:line="240" w:lineRule="auto"/>
        <w:jc w:val="both"/>
        <w:rPr>
          <w:rFonts w:asciiTheme="majorBidi" w:hAnsiTheme="majorBidi" w:cstheme="majorBidi"/>
          <w:bCs/>
          <w:sz w:val="22"/>
          <w:szCs w:val="22"/>
        </w:rPr>
      </w:pPr>
    </w:p>
    <w:p w14:paraId="0E5C2E43" w14:textId="77777777" w:rsidR="001C0B32" w:rsidRPr="001C0B32" w:rsidRDefault="001C0B32" w:rsidP="001C0B32">
      <w:pPr>
        <w:spacing w:line="240" w:lineRule="auto"/>
        <w:jc w:val="both"/>
        <w:rPr>
          <w:rFonts w:asciiTheme="majorBidi" w:hAnsiTheme="majorBidi" w:cstheme="majorBidi"/>
          <w:bCs/>
          <w:sz w:val="22"/>
          <w:szCs w:val="22"/>
        </w:rPr>
      </w:pPr>
      <w:r w:rsidRPr="001C0B32">
        <w:rPr>
          <w:rFonts w:asciiTheme="majorBidi" w:hAnsiTheme="majorBidi" w:cstheme="majorBidi"/>
          <w:bCs/>
          <w:sz w:val="22"/>
          <w:szCs w:val="22"/>
        </w:rPr>
        <w:t>Most importantly, we would like to thank our parents, whose sacrifices, hard work, prayers, and unconditional love have enabled us to reach this stage of our academic journey. Their constant support, patience, and belief in our abilities have been our greatest source of motivation.</w:t>
      </w:r>
    </w:p>
    <w:p w14:paraId="0167892D" w14:textId="77777777" w:rsidR="001C0B32" w:rsidRPr="001C0B32" w:rsidRDefault="001C0B32" w:rsidP="001C0B32">
      <w:pPr>
        <w:spacing w:line="240" w:lineRule="auto"/>
        <w:jc w:val="both"/>
        <w:rPr>
          <w:rFonts w:asciiTheme="majorBidi" w:hAnsiTheme="majorBidi" w:cstheme="majorBidi"/>
          <w:bCs/>
          <w:sz w:val="22"/>
          <w:szCs w:val="22"/>
        </w:rPr>
      </w:pPr>
    </w:p>
    <w:p w14:paraId="7C0625BD" w14:textId="77777777" w:rsidR="001C0B32" w:rsidRPr="001C0B32" w:rsidRDefault="001C0B32" w:rsidP="001C0B32">
      <w:pPr>
        <w:spacing w:line="240" w:lineRule="auto"/>
        <w:jc w:val="both"/>
        <w:rPr>
          <w:rFonts w:asciiTheme="majorBidi" w:hAnsiTheme="majorBidi" w:cstheme="majorBidi"/>
          <w:bCs/>
          <w:sz w:val="22"/>
          <w:szCs w:val="22"/>
        </w:rPr>
      </w:pPr>
      <w:r w:rsidRPr="001C0B32">
        <w:rPr>
          <w:rFonts w:asciiTheme="majorBidi" w:hAnsiTheme="majorBidi" w:cstheme="majorBidi"/>
          <w:bCs/>
          <w:sz w:val="22"/>
          <w:szCs w:val="22"/>
        </w:rPr>
        <w:t>Finally, we would like to express our heartfelt thanks to our friends and peers who stood by us throughout this journey. Their encouragement, support, and uplifting words during difficult times helped us stay motivated and focused on achieving our goals.</w:t>
      </w:r>
    </w:p>
    <w:p w14:paraId="12E2ABD1" w14:textId="77777777" w:rsidR="001C0B32" w:rsidRPr="001C0B32" w:rsidRDefault="001C0B32" w:rsidP="001C0B32">
      <w:pPr>
        <w:spacing w:line="240" w:lineRule="auto"/>
        <w:jc w:val="both"/>
        <w:rPr>
          <w:rFonts w:asciiTheme="majorBidi" w:hAnsiTheme="majorBidi" w:cstheme="majorBidi"/>
          <w:bCs/>
          <w:sz w:val="22"/>
          <w:szCs w:val="22"/>
        </w:rPr>
      </w:pPr>
    </w:p>
    <w:p w14:paraId="2192CF00" w14:textId="1CE61C03" w:rsidR="00E84AC9" w:rsidRPr="00ED29F0" w:rsidRDefault="001C0B32" w:rsidP="001C0B32">
      <w:pPr>
        <w:spacing w:line="240" w:lineRule="auto"/>
        <w:jc w:val="both"/>
        <w:rPr>
          <w:rFonts w:asciiTheme="majorBidi" w:hAnsiTheme="majorBidi" w:cstheme="majorBidi"/>
          <w:b/>
          <w:bCs/>
          <w:sz w:val="28"/>
          <w:szCs w:val="28"/>
        </w:rPr>
      </w:pPr>
      <w:r w:rsidRPr="001C0B32">
        <w:rPr>
          <w:rFonts w:asciiTheme="majorBidi" w:hAnsiTheme="majorBidi" w:cstheme="majorBidi"/>
          <w:bCs/>
          <w:sz w:val="22"/>
          <w:szCs w:val="22"/>
        </w:rPr>
        <w:t>We are sincerely grateful to everyone who contributed, directly or indirectly, to the successful completion of this project.</w:t>
      </w:r>
      <w:r w:rsidR="00E84AC9" w:rsidRPr="00ED29F0">
        <w:rPr>
          <w:rFonts w:asciiTheme="majorBidi" w:hAnsiTheme="majorBidi" w:cstheme="majorBidi"/>
          <w:b/>
          <w:bCs/>
          <w:sz w:val="28"/>
          <w:szCs w:val="28"/>
        </w:rPr>
        <w:br w:type="page"/>
      </w:r>
    </w:p>
    <w:p w14:paraId="181BF9BC" w14:textId="77777777" w:rsidR="00E84AC9" w:rsidRPr="00ED29F0" w:rsidRDefault="00E84AC9" w:rsidP="00E84AC9">
      <w:pPr>
        <w:pStyle w:val="Heading1"/>
        <w:rPr>
          <w:rFonts w:asciiTheme="majorBidi" w:hAnsiTheme="majorBidi" w:cstheme="majorBidi"/>
        </w:rPr>
      </w:pPr>
      <w:bookmarkStart w:id="11" w:name="_Toc61468804"/>
      <w:bookmarkStart w:id="12" w:name="_Toc61471626"/>
      <w:bookmarkStart w:id="13" w:name="_Toc230180095"/>
      <w:r w:rsidRPr="00ED29F0">
        <w:rPr>
          <w:rFonts w:asciiTheme="majorBidi" w:hAnsiTheme="majorBidi" w:cstheme="majorBidi"/>
        </w:rPr>
        <w:lastRenderedPageBreak/>
        <w:t>List of Figures</w:t>
      </w:r>
      <w:bookmarkEnd w:id="11"/>
      <w:bookmarkEnd w:id="12"/>
      <w:bookmarkEnd w:id="13"/>
    </w:p>
    <w:p w14:paraId="692A2FCD" w14:textId="340EA72A" w:rsidR="00A754EA" w:rsidRPr="00A754EA" w:rsidRDefault="003B3134">
      <w:pPr>
        <w:pStyle w:val="TableofFigures"/>
        <w:tabs>
          <w:tab w:val="right" w:leader="dot" w:pos="9019"/>
        </w:tabs>
        <w:rPr>
          <w:rFonts w:eastAsiaTheme="minorEastAsia" w:cstheme="minorBidi"/>
          <w:caps w:val="0"/>
          <w:noProof/>
          <w:kern w:val="2"/>
          <w:sz w:val="24"/>
          <w:lang w:val="en-PK" w:eastAsia="en-PK"/>
          <w14:ligatures w14:val="standardContextual"/>
        </w:rPr>
      </w:pPr>
      <w:r w:rsidRPr="00A754EA">
        <w:rPr>
          <w:rFonts w:asciiTheme="majorBidi" w:hAnsiTheme="majorBidi" w:cstheme="majorBidi"/>
          <w:sz w:val="22"/>
          <w:lang w:val="en-IE"/>
        </w:rPr>
        <w:fldChar w:fldCharType="begin"/>
      </w:r>
      <w:r w:rsidRPr="00A754EA">
        <w:rPr>
          <w:rFonts w:asciiTheme="majorBidi" w:hAnsiTheme="majorBidi" w:cstheme="majorBidi"/>
          <w:sz w:val="22"/>
          <w:lang w:val="en-IE"/>
        </w:rPr>
        <w:instrText xml:space="preserve"> TOC \h \z \c "Figure" </w:instrText>
      </w:r>
      <w:r w:rsidRPr="00A754EA">
        <w:rPr>
          <w:rFonts w:asciiTheme="majorBidi" w:hAnsiTheme="majorBidi" w:cstheme="majorBidi"/>
          <w:sz w:val="22"/>
          <w:lang w:val="en-IE"/>
        </w:rPr>
        <w:fldChar w:fldCharType="separate"/>
      </w:r>
      <w:hyperlink w:anchor="_Toc230198003" w:history="1">
        <w:r w:rsidR="00A754EA" w:rsidRPr="00A754EA">
          <w:rPr>
            <w:rStyle w:val="Hyperlink"/>
            <w:rFonts w:asciiTheme="majorBidi" w:hAnsiTheme="majorBidi" w:cstheme="majorBidi"/>
            <w:noProof/>
          </w:rPr>
          <w:t>Figure 1: Use Case Diagram</w:t>
        </w:r>
        <w:r w:rsidR="00A754EA" w:rsidRPr="00A754EA">
          <w:rPr>
            <w:noProof/>
            <w:webHidden/>
          </w:rPr>
          <w:tab/>
        </w:r>
        <w:r w:rsidR="00A754EA" w:rsidRPr="00A754EA">
          <w:rPr>
            <w:noProof/>
            <w:webHidden/>
          </w:rPr>
          <w:fldChar w:fldCharType="begin"/>
        </w:r>
        <w:r w:rsidR="00A754EA" w:rsidRPr="00A754EA">
          <w:rPr>
            <w:noProof/>
            <w:webHidden/>
          </w:rPr>
          <w:instrText xml:space="preserve"> PAGEREF _Toc230198003 \h </w:instrText>
        </w:r>
        <w:r w:rsidR="00A754EA" w:rsidRPr="00A754EA">
          <w:rPr>
            <w:noProof/>
            <w:webHidden/>
          </w:rPr>
        </w:r>
        <w:r w:rsidR="00A754EA" w:rsidRPr="00A754EA">
          <w:rPr>
            <w:noProof/>
            <w:webHidden/>
          </w:rPr>
          <w:fldChar w:fldCharType="separate"/>
        </w:r>
        <w:r w:rsidR="001E1560">
          <w:rPr>
            <w:noProof/>
            <w:webHidden/>
          </w:rPr>
          <w:t>23</w:t>
        </w:r>
        <w:r w:rsidR="00A754EA" w:rsidRPr="00A754EA">
          <w:rPr>
            <w:noProof/>
            <w:webHidden/>
          </w:rPr>
          <w:fldChar w:fldCharType="end"/>
        </w:r>
      </w:hyperlink>
    </w:p>
    <w:p w14:paraId="1278BBDE" w14:textId="13B432AC" w:rsidR="00A754EA" w:rsidRPr="00A754EA" w:rsidRDefault="00A754EA">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198004" w:history="1">
        <w:r w:rsidRPr="00A754EA">
          <w:rPr>
            <w:rStyle w:val="Hyperlink"/>
            <w:rFonts w:asciiTheme="majorBidi" w:hAnsiTheme="majorBidi" w:cstheme="majorBidi"/>
            <w:noProof/>
          </w:rPr>
          <w:t xml:space="preserve">Figure 2: </w:t>
        </w:r>
        <w:r w:rsidRPr="00A754EA">
          <w:rPr>
            <w:rStyle w:val="Hyperlink"/>
            <w:rFonts w:ascii="Times New Roman" w:hAnsi="Times New Roman"/>
            <w:noProof/>
          </w:rPr>
          <w:t>Architecture Diagram</w:t>
        </w:r>
        <w:r w:rsidRPr="00A754EA">
          <w:rPr>
            <w:noProof/>
            <w:webHidden/>
          </w:rPr>
          <w:tab/>
        </w:r>
        <w:r w:rsidRPr="00A754EA">
          <w:rPr>
            <w:noProof/>
            <w:webHidden/>
          </w:rPr>
          <w:fldChar w:fldCharType="begin"/>
        </w:r>
        <w:r w:rsidRPr="00A754EA">
          <w:rPr>
            <w:noProof/>
            <w:webHidden/>
          </w:rPr>
          <w:instrText xml:space="preserve"> PAGEREF _Toc230198004 \h </w:instrText>
        </w:r>
        <w:r w:rsidRPr="00A754EA">
          <w:rPr>
            <w:noProof/>
            <w:webHidden/>
          </w:rPr>
        </w:r>
        <w:r w:rsidRPr="00A754EA">
          <w:rPr>
            <w:noProof/>
            <w:webHidden/>
          </w:rPr>
          <w:fldChar w:fldCharType="separate"/>
        </w:r>
        <w:r w:rsidR="001E1560">
          <w:rPr>
            <w:noProof/>
            <w:webHidden/>
          </w:rPr>
          <w:t>25</w:t>
        </w:r>
        <w:r w:rsidRPr="00A754EA">
          <w:rPr>
            <w:noProof/>
            <w:webHidden/>
          </w:rPr>
          <w:fldChar w:fldCharType="end"/>
        </w:r>
      </w:hyperlink>
    </w:p>
    <w:p w14:paraId="3CCBF8CF" w14:textId="7F21F38B" w:rsidR="00A754EA" w:rsidRPr="00A754EA" w:rsidRDefault="00A754EA">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198005" w:history="1">
        <w:r w:rsidRPr="00A754EA">
          <w:rPr>
            <w:rStyle w:val="Hyperlink"/>
            <w:rFonts w:asciiTheme="majorBidi" w:hAnsiTheme="majorBidi" w:cstheme="majorBidi"/>
            <w:noProof/>
          </w:rPr>
          <w:t>Figure 3: Sequence Diagram</w:t>
        </w:r>
        <w:r w:rsidRPr="00A754EA">
          <w:rPr>
            <w:noProof/>
            <w:webHidden/>
          </w:rPr>
          <w:tab/>
        </w:r>
        <w:r w:rsidRPr="00A754EA">
          <w:rPr>
            <w:noProof/>
            <w:webHidden/>
          </w:rPr>
          <w:fldChar w:fldCharType="begin"/>
        </w:r>
        <w:r w:rsidRPr="00A754EA">
          <w:rPr>
            <w:noProof/>
            <w:webHidden/>
          </w:rPr>
          <w:instrText xml:space="preserve"> PAGEREF _Toc230198005 \h </w:instrText>
        </w:r>
        <w:r w:rsidRPr="00A754EA">
          <w:rPr>
            <w:noProof/>
            <w:webHidden/>
          </w:rPr>
        </w:r>
        <w:r w:rsidRPr="00A754EA">
          <w:rPr>
            <w:noProof/>
            <w:webHidden/>
          </w:rPr>
          <w:fldChar w:fldCharType="separate"/>
        </w:r>
        <w:r w:rsidR="001E1560">
          <w:rPr>
            <w:noProof/>
            <w:webHidden/>
          </w:rPr>
          <w:t>26</w:t>
        </w:r>
        <w:r w:rsidRPr="00A754EA">
          <w:rPr>
            <w:noProof/>
            <w:webHidden/>
          </w:rPr>
          <w:fldChar w:fldCharType="end"/>
        </w:r>
      </w:hyperlink>
    </w:p>
    <w:p w14:paraId="7814E9C6" w14:textId="28D3837B" w:rsidR="00A754EA" w:rsidRPr="00A754EA" w:rsidRDefault="00A754EA">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198006" w:history="1">
        <w:r w:rsidRPr="00A754EA">
          <w:rPr>
            <w:rStyle w:val="Hyperlink"/>
            <w:rFonts w:asciiTheme="majorBidi" w:hAnsiTheme="majorBidi" w:cstheme="majorBidi"/>
            <w:noProof/>
          </w:rPr>
          <w:t xml:space="preserve">Figure 4: </w:t>
        </w:r>
        <w:r w:rsidRPr="00A754EA">
          <w:rPr>
            <w:rStyle w:val="Hyperlink"/>
            <w:rFonts w:eastAsia="Times" w:cs="Times"/>
            <w:noProof/>
          </w:rPr>
          <w:t>Layered System Architecture Diagram</w:t>
        </w:r>
        <w:r w:rsidRPr="00A754EA">
          <w:rPr>
            <w:noProof/>
            <w:webHidden/>
          </w:rPr>
          <w:tab/>
        </w:r>
        <w:r w:rsidRPr="00A754EA">
          <w:rPr>
            <w:noProof/>
            <w:webHidden/>
          </w:rPr>
          <w:fldChar w:fldCharType="begin"/>
        </w:r>
        <w:r w:rsidRPr="00A754EA">
          <w:rPr>
            <w:noProof/>
            <w:webHidden/>
          </w:rPr>
          <w:instrText xml:space="preserve"> PAGEREF _Toc230198006 \h </w:instrText>
        </w:r>
        <w:r w:rsidRPr="00A754EA">
          <w:rPr>
            <w:noProof/>
            <w:webHidden/>
          </w:rPr>
        </w:r>
        <w:r w:rsidRPr="00A754EA">
          <w:rPr>
            <w:noProof/>
            <w:webHidden/>
          </w:rPr>
          <w:fldChar w:fldCharType="separate"/>
        </w:r>
        <w:r w:rsidR="001E1560">
          <w:rPr>
            <w:noProof/>
            <w:webHidden/>
          </w:rPr>
          <w:t>27</w:t>
        </w:r>
        <w:r w:rsidRPr="00A754EA">
          <w:rPr>
            <w:noProof/>
            <w:webHidden/>
          </w:rPr>
          <w:fldChar w:fldCharType="end"/>
        </w:r>
      </w:hyperlink>
    </w:p>
    <w:p w14:paraId="55594332" w14:textId="09CF2DB2" w:rsidR="00A754EA" w:rsidRPr="00A754EA" w:rsidRDefault="00A754EA">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198007" w:history="1">
        <w:r w:rsidRPr="00A754EA">
          <w:rPr>
            <w:rStyle w:val="Hyperlink"/>
            <w:rFonts w:asciiTheme="majorBidi" w:hAnsiTheme="majorBidi" w:cstheme="majorBidi"/>
            <w:noProof/>
          </w:rPr>
          <w:t>Figure 5: Activity Diagram</w:t>
        </w:r>
        <w:r w:rsidRPr="00A754EA">
          <w:rPr>
            <w:noProof/>
            <w:webHidden/>
          </w:rPr>
          <w:tab/>
        </w:r>
        <w:r w:rsidRPr="00A754EA">
          <w:rPr>
            <w:noProof/>
            <w:webHidden/>
          </w:rPr>
          <w:fldChar w:fldCharType="begin"/>
        </w:r>
        <w:r w:rsidRPr="00A754EA">
          <w:rPr>
            <w:noProof/>
            <w:webHidden/>
          </w:rPr>
          <w:instrText xml:space="preserve"> PAGEREF _Toc230198007 \h </w:instrText>
        </w:r>
        <w:r w:rsidRPr="00A754EA">
          <w:rPr>
            <w:noProof/>
            <w:webHidden/>
          </w:rPr>
        </w:r>
        <w:r w:rsidRPr="00A754EA">
          <w:rPr>
            <w:noProof/>
            <w:webHidden/>
          </w:rPr>
          <w:fldChar w:fldCharType="separate"/>
        </w:r>
        <w:r w:rsidR="001E1560">
          <w:rPr>
            <w:noProof/>
            <w:webHidden/>
          </w:rPr>
          <w:t>29</w:t>
        </w:r>
        <w:r w:rsidRPr="00A754EA">
          <w:rPr>
            <w:noProof/>
            <w:webHidden/>
          </w:rPr>
          <w:fldChar w:fldCharType="end"/>
        </w:r>
      </w:hyperlink>
    </w:p>
    <w:p w14:paraId="50C12737" w14:textId="5C73AF27" w:rsidR="00AA7BCE" w:rsidRPr="00A754EA" w:rsidRDefault="003B3134" w:rsidP="00A754EA">
      <w:pPr>
        <w:spacing w:before="120" w:after="240" w:line="360" w:lineRule="auto"/>
        <w:jc w:val="both"/>
        <w:rPr>
          <w:rFonts w:asciiTheme="majorBidi" w:hAnsiTheme="majorBidi" w:cstheme="majorBidi"/>
          <w:sz w:val="22"/>
          <w:szCs w:val="24"/>
          <w:lang w:val="en-IE"/>
        </w:rPr>
      </w:pPr>
      <w:r w:rsidRPr="00A754EA">
        <w:rPr>
          <w:rFonts w:asciiTheme="majorBidi" w:hAnsiTheme="majorBidi" w:cstheme="majorBidi"/>
          <w:sz w:val="22"/>
          <w:szCs w:val="24"/>
          <w:lang w:val="en-IE"/>
        </w:rPr>
        <w:fldChar w:fldCharType="end"/>
      </w:r>
      <w:bookmarkStart w:id="14" w:name="_Toc61468805"/>
      <w:bookmarkStart w:id="15" w:name="_Toc61471627"/>
    </w:p>
    <w:p w14:paraId="2FD74B43" w14:textId="77777777" w:rsidR="00AA7BCE" w:rsidRDefault="00AA7BCE" w:rsidP="00E84AC9">
      <w:pPr>
        <w:pStyle w:val="Heading1"/>
        <w:rPr>
          <w:rFonts w:asciiTheme="majorBidi" w:hAnsiTheme="majorBidi" w:cstheme="majorBidi"/>
        </w:rPr>
      </w:pPr>
    </w:p>
    <w:p w14:paraId="4C9A706E" w14:textId="77777777" w:rsidR="00AA7BCE" w:rsidRDefault="00AA7BCE" w:rsidP="00E84AC9">
      <w:pPr>
        <w:pStyle w:val="Heading1"/>
        <w:rPr>
          <w:rFonts w:asciiTheme="majorBidi" w:hAnsiTheme="majorBidi" w:cstheme="majorBidi"/>
        </w:rPr>
      </w:pPr>
    </w:p>
    <w:p w14:paraId="57E041DD" w14:textId="77777777" w:rsidR="00AA7BCE" w:rsidRDefault="00AA7BCE" w:rsidP="00E84AC9">
      <w:pPr>
        <w:pStyle w:val="Heading1"/>
        <w:rPr>
          <w:rFonts w:asciiTheme="majorBidi" w:hAnsiTheme="majorBidi" w:cstheme="majorBidi"/>
        </w:rPr>
      </w:pPr>
    </w:p>
    <w:p w14:paraId="5C6555A1" w14:textId="77777777" w:rsidR="00AA7BCE" w:rsidRDefault="00AA7BCE" w:rsidP="00E84AC9">
      <w:pPr>
        <w:pStyle w:val="Heading1"/>
        <w:rPr>
          <w:rFonts w:asciiTheme="majorBidi" w:hAnsiTheme="majorBidi" w:cstheme="majorBidi"/>
        </w:rPr>
      </w:pPr>
    </w:p>
    <w:p w14:paraId="59A326A7" w14:textId="77777777" w:rsidR="00AA7BCE" w:rsidRDefault="00AA7BCE" w:rsidP="00AA7BCE"/>
    <w:p w14:paraId="462F788D" w14:textId="77777777" w:rsidR="00AA7BCE" w:rsidRDefault="00AA7BCE" w:rsidP="00AA7BCE"/>
    <w:p w14:paraId="32CB445D" w14:textId="77777777" w:rsidR="00AA7BCE" w:rsidRDefault="00AA7BCE" w:rsidP="00AA7BCE"/>
    <w:p w14:paraId="186BE3E0" w14:textId="77777777" w:rsidR="00AA7BCE" w:rsidRDefault="00AA7BCE" w:rsidP="00AA7BCE"/>
    <w:p w14:paraId="09E4A5EC" w14:textId="77777777" w:rsidR="00AA7BCE" w:rsidRDefault="00AA7BCE" w:rsidP="00AA7BCE"/>
    <w:p w14:paraId="4BACA02F" w14:textId="77777777" w:rsidR="00AA7BCE" w:rsidRDefault="00AA7BCE" w:rsidP="00AA7BCE"/>
    <w:p w14:paraId="2446FB86" w14:textId="77777777" w:rsidR="00AA7BCE" w:rsidRDefault="00AA7BCE" w:rsidP="00AA7BCE"/>
    <w:p w14:paraId="7E2DEEBF" w14:textId="77777777" w:rsidR="00AA7BCE" w:rsidRDefault="00AA7BCE" w:rsidP="00AA7BCE"/>
    <w:p w14:paraId="35AD3C11" w14:textId="77777777" w:rsidR="00AA7BCE" w:rsidRDefault="00AA7BCE" w:rsidP="00AA7BCE"/>
    <w:p w14:paraId="04E90E59" w14:textId="77777777" w:rsidR="00AA7BCE" w:rsidRDefault="00AA7BCE" w:rsidP="00AA7BCE"/>
    <w:p w14:paraId="2CEA3E24" w14:textId="77777777" w:rsidR="00AA7BCE" w:rsidRDefault="00AA7BCE" w:rsidP="00AA7BCE"/>
    <w:p w14:paraId="19091BD3" w14:textId="77777777" w:rsidR="00AA7BCE" w:rsidRDefault="00AA7BCE" w:rsidP="00AA7BCE"/>
    <w:p w14:paraId="179D1BEF" w14:textId="77777777" w:rsidR="00AA7BCE" w:rsidRDefault="00AA7BCE" w:rsidP="00AA7BCE"/>
    <w:p w14:paraId="5E5CA2D4" w14:textId="77777777" w:rsidR="00AA7BCE" w:rsidRDefault="00AA7BCE" w:rsidP="00AA7BCE"/>
    <w:p w14:paraId="75682172" w14:textId="77777777" w:rsidR="00AA7BCE" w:rsidRDefault="00AA7BCE" w:rsidP="00AA7BCE"/>
    <w:p w14:paraId="196633B3" w14:textId="77777777" w:rsidR="00AA7BCE" w:rsidRDefault="00AA7BCE" w:rsidP="00AA7BCE"/>
    <w:p w14:paraId="3DE39FEB" w14:textId="77777777" w:rsidR="006B3620" w:rsidRDefault="006B3620" w:rsidP="00AA7BCE"/>
    <w:p w14:paraId="1FE6453F" w14:textId="77777777" w:rsidR="006B3620" w:rsidRDefault="006B3620" w:rsidP="00AA7BCE"/>
    <w:p w14:paraId="6BBCF609" w14:textId="77777777" w:rsidR="006B3620" w:rsidRDefault="006B3620" w:rsidP="00AA7BCE"/>
    <w:p w14:paraId="5D4F0137" w14:textId="77777777" w:rsidR="006B3620" w:rsidRDefault="006B3620" w:rsidP="00AA7BCE"/>
    <w:p w14:paraId="50BDDA57" w14:textId="77777777" w:rsidR="006B3620" w:rsidRDefault="006B3620" w:rsidP="00AA7BCE"/>
    <w:p w14:paraId="55A7F136" w14:textId="77777777" w:rsidR="006B3620" w:rsidRDefault="006B3620" w:rsidP="00AA7BCE"/>
    <w:p w14:paraId="38B205A0" w14:textId="77777777" w:rsidR="006B3620" w:rsidRDefault="006B3620" w:rsidP="00AA7BCE"/>
    <w:p w14:paraId="3EFFAE55" w14:textId="77777777" w:rsidR="006B3620" w:rsidRDefault="006B3620" w:rsidP="00AA7BCE"/>
    <w:p w14:paraId="068F4F1B" w14:textId="77777777" w:rsidR="006B3620" w:rsidRDefault="006B3620" w:rsidP="00AA7BCE"/>
    <w:p w14:paraId="377E0E16" w14:textId="77777777" w:rsidR="006B3620" w:rsidRDefault="006B3620" w:rsidP="00AA7BCE"/>
    <w:p w14:paraId="7EE77538" w14:textId="77777777" w:rsidR="006B3620" w:rsidRPr="00AA7BCE" w:rsidRDefault="006B3620" w:rsidP="00AA7BCE"/>
    <w:p w14:paraId="7C0716E7" w14:textId="3692F9AD" w:rsidR="00E84AC9" w:rsidRPr="00ED29F0" w:rsidRDefault="00E84AC9" w:rsidP="00E84AC9">
      <w:pPr>
        <w:pStyle w:val="Heading1"/>
        <w:rPr>
          <w:rFonts w:asciiTheme="majorBidi" w:hAnsiTheme="majorBidi" w:cstheme="majorBidi"/>
        </w:rPr>
      </w:pPr>
      <w:bookmarkStart w:id="16" w:name="_Toc230180096"/>
      <w:r w:rsidRPr="00ED29F0">
        <w:rPr>
          <w:rFonts w:asciiTheme="majorBidi" w:hAnsiTheme="majorBidi" w:cstheme="majorBidi"/>
        </w:rPr>
        <w:lastRenderedPageBreak/>
        <w:t>List of Tables</w:t>
      </w:r>
      <w:bookmarkEnd w:id="14"/>
      <w:bookmarkEnd w:id="15"/>
      <w:bookmarkEnd w:id="16"/>
    </w:p>
    <w:p w14:paraId="46DBB713" w14:textId="0FF2DA6D" w:rsidR="00E02D06" w:rsidRDefault="00510DF2">
      <w:pPr>
        <w:pStyle w:val="TableofFigures"/>
        <w:tabs>
          <w:tab w:val="right" w:leader="dot" w:pos="9019"/>
        </w:tabs>
        <w:rPr>
          <w:rFonts w:eastAsiaTheme="minorEastAsia" w:cstheme="minorBidi"/>
          <w:caps w:val="0"/>
          <w:noProof/>
          <w:kern w:val="2"/>
          <w:sz w:val="24"/>
          <w:lang w:val="en-PK" w:eastAsia="en-PK"/>
          <w14:ligatures w14:val="standardContextual"/>
        </w:rPr>
      </w:pPr>
      <w:r>
        <w:rPr>
          <w:rFonts w:asciiTheme="majorBidi" w:hAnsiTheme="majorBidi" w:cstheme="majorBidi"/>
          <w:b/>
          <w:bCs/>
          <w:sz w:val="22"/>
          <w:szCs w:val="22"/>
        </w:rPr>
        <w:fldChar w:fldCharType="begin"/>
      </w:r>
      <w:r>
        <w:rPr>
          <w:rFonts w:asciiTheme="majorBidi" w:hAnsiTheme="majorBidi" w:cstheme="majorBidi"/>
          <w:b/>
          <w:bCs/>
          <w:sz w:val="22"/>
          <w:szCs w:val="22"/>
        </w:rPr>
        <w:instrText xml:space="preserve"> TOC \h \z \c "Table" </w:instrText>
      </w:r>
      <w:r>
        <w:rPr>
          <w:rFonts w:asciiTheme="majorBidi" w:hAnsiTheme="majorBidi" w:cstheme="majorBidi"/>
          <w:b/>
          <w:bCs/>
          <w:sz w:val="22"/>
          <w:szCs w:val="22"/>
        </w:rPr>
        <w:fldChar w:fldCharType="separate"/>
      </w:r>
      <w:hyperlink w:anchor="_Toc230968084" w:history="1">
        <w:r w:rsidR="00E02D06" w:rsidRPr="00ED715A">
          <w:rPr>
            <w:rStyle w:val="Hyperlink"/>
            <w:rFonts w:asciiTheme="majorBidi" w:hAnsiTheme="majorBidi" w:cstheme="majorBidi"/>
            <w:noProof/>
            <w:lang w:bidi="th-TH"/>
          </w:rPr>
          <w:t>Table 1: UC-1 - Kernel-Level Monitoring</w:t>
        </w:r>
        <w:r w:rsidR="00E02D06">
          <w:rPr>
            <w:noProof/>
            <w:webHidden/>
          </w:rPr>
          <w:tab/>
        </w:r>
        <w:r w:rsidR="00E02D06">
          <w:rPr>
            <w:noProof/>
            <w:webHidden/>
          </w:rPr>
          <w:fldChar w:fldCharType="begin"/>
        </w:r>
        <w:r w:rsidR="00E02D06">
          <w:rPr>
            <w:noProof/>
            <w:webHidden/>
          </w:rPr>
          <w:instrText xml:space="preserve"> PAGEREF _Toc230968084 \h </w:instrText>
        </w:r>
        <w:r w:rsidR="00E02D06">
          <w:rPr>
            <w:noProof/>
            <w:webHidden/>
          </w:rPr>
        </w:r>
        <w:r w:rsidR="00E02D06">
          <w:rPr>
            <w:noProof/>
            <w:webHidden/>
          </w:rPr>
          <w:fldChar w:fldCharType="separate"/>
        </w:r>
        <w:r w:rsidR="001E1560">
          <w:rPr>
            <w:noProof/>
            <w:webHidden/>
          </w:rPr>
          <w:t>8</w:t>
        </w:r>
        <w:r w:rsidR="00E02D06">
          <w:rPr>
            <w:noProof/>
            <w:webHidden/>
          </w:rPr>
          <w:fldChar w:fldCharType="end"/>
        </w:r>
      </w:hyperlink>
    </w:p>
    <w:p w14:paraId="760B32C2" w14:textId="3A23E9FE"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85" w:history="1">
        <w:r w:rsidRPr="00ED715A">
          <w:rPr>
            <w:rStyle w:val="Hyperlink"/>
            <w:rFonts w:asciiTheme="majorBidi" w:hAnsiTheme="majorBidi" w:cstheme="majorBidi"/>
            <w:noProof/>
            <w:lang w:bidi="th-TH"/>
          </w:rPr>
          <w:t>Table 2: UC-2 - Transparent Operation</w:t>
        </w:r>
        <w:r>
          <w:rPr>
            <w:noProof/>
            <w:webHidden/>
          </w:rPr>
          <w:tab/>
        </w:r>
        <w:r>
          <w:rPr>
            <w:noProof/>
            <w:webHidden/>
          </w:rPr>
          <w:fldChar w:fldCharType="begin"/>
        </w:r>
        <w:r>
          <w:rPr>
            <w:noProof/>
            <w:webHidden/>
          </w:rPr>
          <w:instrText xml:space="preserve"> PAGEREF _Toc230968085 \h </w:instrText>
        </w:r>
        <w:r>
          <w:rPr>
            <w:noProof/>
            <w:webHidden/>
          </w:rPr>
        </w:r>
        <w:r>
          <w:rPr>
            <w:noProof/>
            <w:webHidden/>
          </w:rPr>
          <w:fldChar w:fldCharType="separate"/>
        </w:r>
        <w:r w:rsidR="001E1560">
          <w:rPr>
            <w:noProof/>
            <w:webHidden/>
          </w:rPr>
          <w:t>9</w:t>
        </w:r>
        <w:r>
          <w:rPr>
            <w:noProof/>
            <w:webHidden/>
          </w:rPr>
          <w:fldChar w:fldCharType="end"/>
        </w:r>
      </w:hyperlink>
    </w:p>
    <w:p w14:paraId="26A73B08" w14:textId="085E416C"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86" w:history="1">
        <w:r w:rsidRPr="00ED715A">
          <w:rPr>
            <w:rStyle w:val="Hyperlink"/>
            <w:rFonts w:asciiTheme="majorBidi" w:hAnsiTheme="majorBidi" w:cstheme="majorBidi"/>
            <w:noProof/>
            <w:lang w:bidi="th-TH"/>
          </w:rPr>
          <w:t>Table 3: UC-3 - Behavioral Metadata Extraction</w:t>
        </w:r>
        <w:r>
          <w:rPr>
            <w:noProof/>
            <w:webHidden/>
          </w:rPr>
          <w:tab/>
        </w:r>
        <w:r>
          <w:rPr>
            <w:noProof/>
            <w:webHidden/>
          </w:rPr>
          <w:fldChar w:fldCharType="begin"/>
        </w:r>
        <w:r>
          <w:rPr>
            <w:noProof/>
            <w:webHidden/>
          </w:rPr>
          <w:instrText xml:space="preserve"> PAGEREF _Toc230968086 \h </w:instrText>
        </w:r>
        <w:r>
          <w:rPr>
            <w:noProof/>
            <w:webHidden/>
          </w:rPr>
        </w:r>
        <w:r>
          <w:rPr>
            <w:noProof/>
            <w:webHidden/>
          </w:rPr>
          <w:fldChar w:fldCharType="separate"/>
        </w:r>
        <w:r w:rsidR="001E1560">
          <w:rPr>
            <w:noProof/>
            <w:webHidden/>
          </w:rPr>
          <w:t>10</w:t>
        </w:r>
        <w:r>
          <w:rPr>
            <w:noProof/>
            <w:webHidden/>
          </w:rPr>
          <w:fldChar w:fldCharType="end"/>
        </w:r>
      </w:hyperlink>
    </w:p>
    <w:p w14:paraId="789073CD" w14:textId="6591F664"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87" w:history="1">
        <w:r w:rsidRPr="00ED715A">
          <w:rPr>
            <w:rStyle w:val="Hyperlink"/>
            <w:rFonts w:asciiTheme="majorBidi" w:hAnsiTheme="majorBidi" w:cstheme="majorBidi"/>
            <w:noProof/>
            <w:lang w:bidi="th-TH"/>
          </w:rPr>
          <w:t>Table 4: UC-4 - Keystroke Privacy Preservation</w:t>
        </w:r>
        <w:r>
          <w:rPr>
            <w:noProof/>
            <w:webHidden/>
          </w:rPr>
          <w:tab/>
        </w:r>
        <w:r>
          <w:rPr>
            <w:noProof/>
            <w:webHidden/>
          </w:rPr>
          <w:fldChar w:fldCharType="begin"/>
        </w:r>
        <w:r>
          <w:rPr>
            <w:noProof/>
            <w:webHidden/>
          </w:rPr>
          <w:instrText xml:space="preserve"> PAGEREF _Toc230968087 \h </w:instrText>
        </w:r>
        <w:r>
          <w:rPr>
            <w:noProof/>
            <w:webHidden/>
          </w:rPr>
        </w:r>
        <w:r>
          <w:rPr>
            <w:noProof/>
            <w:webHidden/>
          </w:rPr>
          <w:fldChar w:fldCharType="separate"/>
        </w:r>
        <w:r w:rsidR="001E1560">
          <w:rPr>
            <w:noProof/>
            <w:webHidden/>
          </w:rPr>
          <w:t>10</w:t>
        </w:r>
        <w:r>
          <w:rPr>
            <w:noProof/>
            <w:webHidden/>
          </w:rPr>
          <w:fldChar w:fldCharType="end"/>
        </w:r>
      </w:hyperlink>
    </w:p>
    <w:p w14:paraId="58B76DC4" w14:textId="241A910D"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88" w:history="1">
        <w:r w:rsidRPr="00ED715A">
          <w:rPr>
            <w:rStyle w:val="Hyperlink"/>
            <w:rFonts w:asciiTheme="majorBidi" w:hAnsiTheme="majorBidi" w:cstheme="majorBidi"/>
            <w:noProof/>
            <w:lang w:bidi="th-TH"/>
          </w:rPr>
          <w:t>Table 5: UC-5 - Real-Time Telemetry Transfer</w:t>
        </w:r>
        <w:r>
          <w:rPr>
            <w:noProof/>
            <w:webHidden/>
          </w:rPr>
          <w:tab/>
        </w:r>
        <w:r>
          <w:rPr>
            <w:noProof/>
            <w:webHidden/>
          </w:rPr>
          <w:fldChar w:fldCharType="begin"/>
        </w:r>
        <w:r>
          <w:rPr>
            <w:noProof/>
            <w:webHidden/>
          </w:rPr>
          <w:instrText xml:space="preserve"> PAGEREF _Toc230968088 \h </w:instrText>
        </w:r>
        <w:r>
          <w:rPr>
            <w:noProof/>
            <w:webHidden/>
          </w:rPr>
        </w:r>
        <w:r>
          <w:rPr>
            <w:noProof/>
            <w:webHidden/>
          </w:rPr>
          <w:fldChar w:fldCharType="separate"/>
        </w:r>
        <w:r w:rsidR="001E1560">
          <w:rPr>
            <w:noProof/>
            <w:webHidden/>
          </w:rPr>
          <w:t>11</w:t>
        </w:r>
        <w:r>
          <w:rPr>
            <w:noProof/>
            <w:webHidden/>
          </w:rPr>
          <w:fldChar w:fldCharType="end"/>
        </w:r>
      </w:hyperlink>
    </w:p>
    <w:p w14:paraId="0FFAE06E" w14:textId="43E4BB51"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89" w:history="1">
        <w:r w:rsidRPr="00ED715A">
          <w:rPr>
            <w:rStyle w:val="Hyperlink"/>
            <w:rFonts w:asciiTheme="majorBidi" w:hAnsiTheme="majorBidi" w:cstheme="majorBidi"/>
            <w:noProof/>
            <w:lang w:bidi="th-TH"/>
          </w:rPr>
          <w:t>Table 6: UC-6 - Efficient Batch Transfer Mechanism</w:t>
        </w:r>
        <w:r>
          <w:rPr>
            <w:noProof/>
            <w:webHidden/>
          </w:rPr>
          <w:tab/>
        </w:r>
        <w:r>
          <w:rPr>
            <w:noProof/>
            <w:webHidden/>
          </w:rPr>
          <w:fldChar w:fldCharType="begin"/>
        </w:r>
        <w:r>
          <w:rPr>
            <w:noProof/>
            <w:webHidden/>
          </w:rPr>
          <w:instrText xml:space="preserve"> PAGEREF _Toc230968089 \h </w:instrText>
        </w:r>
        <w:r>
          <w:rPr>
            <w:noProof/>
            <w:webHidden/>
          </w:rPr>
        </w:r>
        <w:r>
          <w:rPr>
            <w:noProof/>
            <w:webHidden/>
          </w:rPr>
          <w:fldChar w:fldCharType="separate"/>
        </w:r>
        <w:r w:rsidR="001E1560">
          <w:rPr>
            <w:noProof/>
            <w:webHidden/>
          </w:rPr>
          <w:t>11</w:t>
        </w:r>
        <w:r>
          <w:rPr>
            <w:noProof/>
            <w:webHidden/>
          </w:rPr>
          <w:fldChar w:fldCharType="end"/>
        </w:r>
      </w:hyperlink>
    </w:p>
    <w:p w14:paraId="2680A8D7" w14:textId="5978C8B8"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0" w:history="1">
        <w:r w:rsidRPr="00ED715A">
          <w:rPr>
            <w:rStyle w:val="Hyperlink"/>
            <w:rFonts w:asciiTheme="majorBidi" w:hAnsiTheme="majorBidi" w:cstheme="majorBidi"/>
            <w:noProof/>
            <w:lang w:bidi="th-TH"/>
          </w:rPr>
          <w:t>Table 7: UC-7 - Secure Component Authentication</w:t>
        </w:r>
        <w:r>
          <w:rPr>
            <w:noProof/>
            <w:webHidden/>
          </w:rPr>
          <w:tab/>
        </w:r>
        <w:r>
          <w:rPr>
            <w:noProof/>
            <w:webHidden/>
          </w:rPr>
          <w:fldChar w:fldCharType="begin"/>
        </w:r>
        <w:r>
          <w:rPr>
            <w:noProof/>
            <w:webHidden/>
          </w:rPr>
          <w:instrText xml:space="preserve"> PAGEREF _Toc230968090 \h </w:instrText>
        </w:r>
        <w:r>
          <w:rPr>
            <w:noProof/>
            <w:webHidden/>
          </w:rPr>
        </w:r>
        <w:r>
          <w:rPr>
            <w:noProof/>
            <w:webHidden/>
          </w:rPr>
          <w:fldChar w:fldCharType="separate"/>
        </w:r>
        <w:r w:rsidR="001E1560">
          <w:rPr>
            <w:noProof/>
            <w:webHidden/>
          </w:rPr>
          <w:t>12</w:t>
        </w:r>
        <w:r>
          <w:rPr>
            <w:noProof/>
            <w:webHidden/>
          </w:rPr>
          <w:fldChar w:fldCharType="end"/>
        </w:r>
      </w:hyperlink>
    </w:p>
    <w:p w14:paraId="30DA0185" w14:textId="1FB3E8B6"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1" w:history="1">
        <w:r w:rsidRPr="00ED715A">
          <w:rPr>
            <w:rStyle w:val="Hyperlink"/>
            <w:rFonts w:asciiTheme="majorBidi" w:hAnsiTheme="majorBidi" w:cstheme="majorBidi"/>
            <w:noProof/>
            <w:lang w:bidi="th-TH"/>
          </w:rPr>
          <w:t>Table 8: UC-8 - Background Daemon Execution</w:t>
        </w:r>
        <w:r>
          <w:rPr>
            <w:noProof/>
            <w:webHidden/>
          </w:rPr>
          <w:tab/>
        </w:r>
        <w:r>
          <w:rPr>
            <w:noProof/>
            <w:webHidden/>
          </w:rPr>
          <w:fldChar w:fldCharType="begin"/>
        </w:r>
        <w:r>
          <w:rPr>
            <w:noProof/>
            <w:webHidden/>
          </w:rPr>
          <w:instrText xml:space="preserve"> PAGEREF _Toc230968091 \h </w:instrText>
        </w:r>
        <w:r>
          <w:rPr>
            <w:noProof/>
            <w:webHidden/>
          </w:rPr>
        </w:r>
        <w:r>
          <w:rPr>
            <w:noProof/>
            <w:webHidden/>
          </w:rPr>
          <w:fldChar w:fldCharType="separate"/>
        </w:r>
        <w:r w:rsidR="001E1560">
          <w:rPr>
            <w:noProof/>
            <w:webHidden/>
          </w:rPr>
          <w:t>12</w:t>
        </w:r>
        <w:r>
          <w:rPr>
            <w:noProof/>
            <w:webHidden/>
          </w:rPr>
          <w:fldChar w:fldCharType="end"/>
        </w:r>
      </w:hyperlink>
    </w:p>
    <w:p w14:paraId="367914BF" w14:textId="3605B772"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2" w:history="1">
        <w:r w:rsidRPr="00ED715A">
          <w:rPr>
            <w:rStyle w:val="Hyperlink"/>
            <w:rFonts w:asciiTheme="majorBidi" w:hAnsiTheme="majorBidi" w:cstheme="majorBidi"/>
            <w:noProof/>
            <w:lang w:bidi="th-TH"/>
          </w:rPr>
          <w:t>Table 9: UC-9 - Mathematical Feature Extraction</w:t>
        </w:r>
        <w:r>
          <w:rPr>
            <w:noProof/>
            <w:webHidden/>
          </w:rPr>
          <w:tab/>
        </w:r>
        <w:r>
          <w:rPr>
            <w:noProof/>
            <w:webHidden/>
          </w:rPr>
          <w:fldChar w:fldCharType="begin"/>
        </w:r>
        <w:r>
          <w:rPr>
            <w:noProof/>
            <w:webHidden/>
          </w:rPr>
          <w:instrText xml:space="preserve"> PAGEREF _Toc230968092 \h </w:instrText>
        </w:r>
        <w:r>
          <w:rPr>
            <w:noProof/>
            <w:webHidden/>
          </w:rPr>
        </w:r>
        <w:r>
          <w:rPr>
            <w:noProof/>
            <w:webHidden/>
          </w:rPr>
          <w:fldChar w:fldCharType="separate"/>
        </w:r>
        <w:r w:rsidR="001E1560">
          <w:rPr>
            <w:noProof/>
            <w:webHidden/>
          </w:rPr>
          <w:t>13</w:t>
        </w:r>
        <w:r>
          <w:rPr>
            <w:noProof/>
            <w:webHidden/>
          </w:rPr>
          <w:fldChar w:fldCharType="end"/>
        </w:r>
      </w:hyperlink>
    </w:p>
    <w:p w14:paraId="5E1DBD86" w14:textId="0DE08124"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3" w:history="1">
        <w:r w:rsidRPr="00ED715A">
          <w:rPr>
            <w:rStyle w:val="Hyperlink"/>
            <w:rFonts w:asciiTheme="majorBidi" w:hAnsiTheme="majorBidi" w:cstheme="majorBidi"/>
            <w:noProof/>
            <w:lang w:bidi="th-TH"/>
          </w:rPr>
          <w:t>Table 10: UC-10 - Process-Centric Behavior Aggregation</w:t>
        </w:r>
        <w:r>
          <w:rPr>
            <w:noProof/>
            <w:webHidden/>
          </w:rPr>
          <w:tab/>
        </w:r>
        <w:r>
          <w:rPr>
            <w:noProof/>
            <w:webHidden/>
          </w:rPr>
          <w:fldChar w:fldCharType="begin"/>
        </w:r>
        <w:r>
          <w:rPr>
            <w:noProof/>
            <w:webHidden/>
          </w:rPr>
          <w:instrText xml:space="preserve"> PAGEREF _Toc230968093 \h </w:instrText>
        </w:r>
        <w:r>
          <w:rPr>
            <w:noProof/>
            <w:webHidden/>
          </w:rPr>
        </w:r>
        <w:r>
          <w:rPr>
            <w:noProof/>
            <w:webHidden/>
          </w:rPr>
          <w:fldChar w:fldCharType="separate"/>
        </w:r>
        <w:r w:rsidR="001E1560">
          <w:rPr>
            <w:noProof/>
            <w:webHidden/>
          </w:rPr>
          <w:t>14</w:t>
        </w:r>
        <w:r>
          <w:rPr>
            <w:noProof/>
            <w:webHidden/>
          </w:rPr>
          <w:fldChar w:fldCharType="end"/>
        </w:r>
      </w:hyperlink>
    </w:p>
    <w:p w14:paraId="35FCAB3A" w14:textId="02402BDA"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4" w:history="1">
        <w:r w:rsidRPr="00ED715A">
          <w:rPr>
            <w:rStyle w:val="Hyperlink"/>
            <w:rFonts w:asciiTheme="majorBidi" w:hAnsiTheme="majorBidi" w:cstheme="majorBidi"/>
            <w:noProof/>
            <w:lang w:bidi="th-TH"/>
          </w:rPr>
          <w:t>Table 11: UC-11 - ML Baseline Anomaly Evaluation</w:t>
        </w:r>
        <w:r>
          <w:rPr>
            <w:noProof/>
            <w:webHidden/>
          </w:rPr>
          <w:tab/>
        </w:r>
        <w:r>
          <w:rPr>
            <w:noProof/>
            <w:webHidden/>
          </w:rPr>
          <w:fldChar w:fldCharType="begin"/>
        </w:r>
        <w:r>
          <w:rPr>
            <w:noProof/>
            <w:webHidden/>
          </w:rPr>
          <w:instrText xml:space="preserve"> PAGEREF _Toc230968094 \h </w:instrText>
        </w:r>
        <w:r>
          <w:rPr>
            <w:noProof/>
            <w:webHidden/>
          </w:rPr>
        </w:r>
        <w:r>
          <w:rPr>
            <w:noProof/>
            <w:webHidden/>
          </w:rPr>
          <w:fldChar w:fldCharType="separate"/>
        </w:r>
        <w:r w:rsidR="001E1560">
          <w:rPr>
            <w:noProof/>
            <w:webHidden/>
          </w:rPr>
          <w:t>14</w:t>
        </w:r>
        <w:r>
          <w:rPr>
            <w:noProof/>
            <w:webHidden/>
          </w:rPr>
          <w:fldChar w:fldCharType="end"/>
        </w:r>
      </w:hyperlink>
    </w:p>
    <w:p w14:paraId="394198FA" w14:textId="6D6C1B8A"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5" w:history="1">
        <w:r w:rsidRPr="00ED715A">
          <w:rPr>
            <w:rStyle w:val="Hyperlink"/>
            <w:rFonts w:asciiTheme="majorBidi" w:hAnsiTheme="majorBidi" w:cstheme="majorBidi"/>
            <w:noProof/>
            <w:lang w:bidi="th-TH"/>
          </w:rPr>
          <w:t>Table 12: UC-12 - Process-Specific Statistical Analysis</w:t>
        </w:r>
        <w:r>
          <w:rPr>
            <w:noProof/>
            <w:webHidden/>
          </w:rPr>
          <w:tab/>
        </w:r>
        <w:r>
          <w:rPr>
            <w:noProof/>
            <w:webHidden/>
          </w:rPr>
          <w:fldChar w:fldCharType="begin"/>
        </w:r>
        <w:r>
          <w:rPr>
            <w:noProof/>
            <w:webHidden/>
          </w:rPr>
          <w:instrText xml:space="preserve"> PAGEREF _Toc230968095 \h </w:instrText>
        </w:r>
        <w:r>
          <w:rPr>
            <w:noProof/>
            <w:webHidden/>
          </w:rPr>
        </w:r>
        <w:r>
          <w:rPr>
            <w:noProof/>
            <w:webHidden/>
          </w:rPr>
          <w:fldChar w:fldCharType="separate"/>
        </w:r>
        <w:r w:rsidR="001E1560">
          <w:rPr>
            <w:noProof/>
            <w:webHidden/>
          </w:rPr>
          <w:t>15</w:t>
        </w:r>
        <w:r>
          <w:rPr>
            <w:noProof/>
            <w:webHidden/>
          </w:rPr>
          <w:fldChar w:fldCharType="end"/>
        </w:r>
      </w:hyperlink>
    </w:p>
    <w:p w14:paraId="24967E8C" w14:textId="521FFED6"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6" w:history="1">
        <w:r w:rsidRPr="00ED715A">
          <w:rPr>
            <w:rStyle w:val="Hyperlink"/>
            <w:rFonts w:asciiTheme="majorBidi" w:hAnsiTheme="majorBidi" w:cstheme="majorBidi"/>
            <w:noProof/>
            <w:lang w:bidi="th-TH"/>
          </w:rPr>
          <w:t>Table 13: UC-13 - Definitive Behavior Classification</w:t>
        </w:r>
        <w:r>
          <w:rPr>
            <w:noProof/>
            <w:webHidden/>
          </w:rPr>
          <w:tab/>
        </w:r>
        <w:r>
          <w:rPr>
            <w:noProof/>
            <w:webHidden/>
          </w:rPr>
          <w:fldChar w:fldCharType="begin"/>
        </w:r>
        <w:r>
          <w:rPr>
            <w:noProof/>
            <w:webHidden/>
          </w:rPr>
          <w:instrText xml:space="preserve"> PAGEREF _Toc230968096 \h </w:instrText>
        </w:r>
        <w:r>
          <w:rPr>
            <w:noProof/>
            <w:webHidden/>
          </w:rPr>
        </w:r>
        <w:r>
          <w:rPr>
            <w:noProof/>
            <w:webHidden/>
          </w:rPr>
          <w:fldChar w:fldCharType="separate"/>
        </w:r>
        <w:r w:rsidR="001E1560">
          <w:rPr>
            <w:noProof/>
            <w:webHidden/>
          </w:rPr>
          <w:t>15</w:t>
        </w:r>
        <w:r>
          <w:rPr>
            <w:noProof/>
            <w:webHidden/>
          </w:rPr>
          <w:fldChar w:fldCharType="end"/>
        </w:r>
      </w:hyperlink>
    </w:p>
    <w:p w14:paraId="3C817E87" w14:textId="4398B4AB"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7" w:history="1">
        <w:r w:rsidRPr="00ED715A">
          <w:rPr>
            <w:rStyle w:val="Hyperlink"/>
            <w:rFonts w:asciiTheme="majorBidi" w:hAnsiTheme="majorBidi" w:cstheme="majorBidi"/>
            <w:noProof/>
            <w:lang w:bidi="th-TH"/>
          </w:rPr>
          <w:t>Table 14: UC-14 - Rule-Based Heuristic Evaluation</w:t>
        </w:r>
        <w:r>
          <w:rPr>
            <w:noProof/>
            <w:webHidden/>
          </w:rPr>
          <w:tab/>
        </w:r>
        <w:r>
          <w:rPr>
            <w:noProof/>
            <w:webHidden/>
          </w:rPr>
          <w:fldChar w:fldCharType="begin"/>
        </w:r>
        <w:r>
          <w:rPr>
            <w:noProof/>
            <w:webHidden/>
          </w:rPr>
          <w:instrText xml:space="preserve"> PAGEREF _Toc230968097 \h </w:instrText>
        </w:r>
        <w:r>
          <w:rPr>
            <w:noProof/>
            <w:webHidden/>
          </w:rPr>
        </w:r>
        <w:r>
          <w:rPr>
            <w:noProof/>
            <w:webHidden/>
          </w:rPr>
          <w:fldChar w:fldCharType="separate"/>
        </w:r>
        <w:r w:rsidR="001E1560">
          <w:rPr>
            <w:noProof/>
            <w:webHidden/>
          </w:rPr>
          <w:t>16</w:t>
        </w:r>
        <w:r>
          <w:rPr>
            <w:noProof/>
            <w:webHidden/>
          </w:rPr>
          <w:fldChar w:fldCharType="end"/>
        </w:r>
      </w:hyperlink>
    </w:p>
    <w:p w14:paraId="4EDFC753" w14:textId="49AE9AC1"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8" w:history="1">
        <w:r w:rsidRPr="00ED715A">
          <w:rPr>
            <w:rStyle w:val="Hyperlink"/>
            <w:rFonts w:asciiTheme="majorBidi" w:hAnsiTheme="majorBidi" w:cstheme="majorBidi"/>
            <w:noProof/>
            <w:lang w:bidi="th-TH"/>
          </w:rPr>
          <w:t>Table 15: UC-15 - Threshold-Based Alert Generation</w:t>
        </w:r>
        <w:r>
          <w:rPr>
            <w:noProof/>
            <w:webHidden/>
          </w:rPr>
          <w:tab/>
        </w:r>
        <w:r>
          <w:rPr>
            <w:noProof/>
            <w:webHidden/>
          </w:rPr>
          <w:fldChar w:fldCharType="begin"/>
        </w:r>
        <w:r>
          <w:rPr>
            <w:noProof/>
            <w:webHidden/>
          </w:rPr>
          <w:instrText xml:space="preserve"> PAGEREF _Toc230968098 \h </w:instrText>
        </w:r>
        <w:r>
          <w:rPr>
            <w:noProof/>
            <w:webHidden/>
          </w:rPr>
        </w:r>
        <w:r>
          <w:rPr>
            <w:noProof/>
            <w:webHidden/>
          </w:rPr>
          <w:fldChar w:fldCharType="separate"/>
        </w:r>
        <w:r w:rsidR="001E1560">
          <w:rPr>
            <w:noProof/>
            <w:webHidden/>
          </w:rPr>
          <w:t>17</w:t>
        </w:r>
        <w:r>
          <w:rPr>
            <w:noProof/>
            <w:webHidden/>
          </w:rPr>
          <w:fldChar w:fldCharType="end"/>
        </w:r>
      </w:hyperlink>
    </w:p>
    <w:p w14:paraId="79EEA386" w14:textId="55CC2D25"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099" w:history="1">
        <w:r w:rsidRPr="00ED715A">
          <w:rPr>
            <w:rStyle w:val="Hyperlink"/>
            <w:rFonts w:asciiTheme="majorBidi" w:hAnsiTheme="majorBidi" w:cstheme="majorBidi"/>
            <w:noProof/>
            <w:lang w:bidi="th-TH"/>
          </w:rPr>
          <w:t>Table 16: UC-16 - Severity-Coded Alert Presentation</w:t>
        </w:r>
        <w:r>
          <w:rPr>
            <w:noProof/>
            <w:webHidden/>
          </w:rPr>
          <w:tab/>
        </w:r>
        <w:r>
          <w:rPr>
            <w:noProof/>
            <w:webHidden/>
          </w:rPr>
          <w:fldChar w:fldCharType="begin"/>
        </w:r>
        <w:r>
          <w:rPr>
            <w:noProof/>
            <w:webHidden/>
          </w:rPr>
          <w:instrText xml:space="preserve"> PAGEREF _Toc230968099 \h </w:instrText>
        </w:r>
        <w:r>
          <w:rPr>
            <w:noProof/>
            <w:webHidden/>
          </w:rPr>
        </w:r>
        <w:r>
          <w:rPr>
            <w:noProof/>
            <w:webHidden/>
          </w:rPr>
          <w:fldChar w:fldCharType="separate"/>
        </w:r>
        <w:r w:rsidR="001E1560">
          <w:rPr>
            <w:noProof/>
            <w:webHidden/>
          </w:rPr>
          <w:t>17</w:t>
        </w:r>
        <w:r>
          <w:rPr>
            <w:noProof/>
            <w:webHidden/>
          </w:rPr>
          <w:fldChar w:fldCharType="end"/>
        </w:r>
      </w:hyperlink>
    </w:p>
    <w:p w14:paraId="53044CDB" w14:textId="5C859CB6"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0" w:history="1">
        <w:r w:rsidRPr="00ED715A">
          <w:rPr>
            <w:rStyle w:val="Hyperlink"/>
            <w:rFonts w:asciiTheme="majorBidi" w:hAnsiTheme="majorBidi" w:cstheme="majorBidi"/>
            <w:noProof/>
            <w:lang w:bidi="th-TH"/>
          </w:rPr>
          <w:t>Table 17: UC-17 - Contextual Alert Data Display</w:t>
        </w:r>
        <w:r>
          <w:rPr>
            <w:noProof/>
            <w:webHidden/>
          </w:rPr>
          <w:tab/>
        </w:r>
        <w:r>
          <w:rPr>
            <w:noProof/>
            <w:webHidden/>
          </w:rPr>
          <w:fldChar w:fldCharType="begin"/>
        </w:r>
        <w:r>
          <w:rPr>
            <w:noProof/>
            <w:webHidden/>
          </w:rPr>
          <w:instrText xml:space="preserve"> PAGEREF _Toc230968100 \h </w:instrText>
        </w:r>
        <w:r>
          <w:rPr>
            <w:noProof/>
            <w:webHidden/>
          </w:rPr>
        </w:r>
        <w:r>
          <w:rPr>
            <w:noProof/>
            <w:webHidden/>
          </w:rPr>
          <w:fldChar w:fldCharType="separate"/>
        </w:r>
        <w:r w:rsidR="001E1560">
          <w:rPr>
            <w:noProof/>
            <w:webHidden/>
          </w:rPr>
          <w:t>18</w:t>
        </w:r>
        <w:r>
          <w:rPr>
            <w:noProof/>
            <w:webHidden/>
          </w:rPr>
          <w:fldChar w:fldCharType="end"/>
        </w:r>
      </w:hyperlink>
    </w:p>
    <w:p w14:paraId="67054D17" w14:textId="1B5B1D34"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1" w:history="1">
        <w:r w:rsidRPr="00ED715A">
          <w:rPr>
            <w:rStyle w:val="Hyperlink"/>
            <w:rFonts w:asciiTheme="majorBidi" w:hAnsiTheme="majorBidi" w:cstheme="majorBidi"/>
            <w:noProof/>
            <w:lang w:bidi="th-TH"/>
          </w:rPr>
          <w:t>Table 18: UC-18 - Native Qt Dashboard Rendering</w:t>
        </w:r>
        <w:r>
          <w:rPr>
            <w:noProof/>
            <w:webHidden/>
          </w:rPr>
          <w:tab/>
        </w:r>
        <w:r>
          <w:rPr>
            <w:noProof/>
            <w:webHidden/>
          </w:rPr>
          <w:fldChar w:fldCharType="begin"/>
        </w:r>
        <w:r>
          <w:rPr>
            <w:noProof/>
            <w:webHidden/>
          </w:rPr>
          <w:instrText xml:space="preserve"> PAGEREF _Toc230968101 \h </w:instrText>
        </w:r>
        <w:r>
          <w:rPr>
            <w:noProof/>
            <w:webHidden/>
          </w:rPr>
        </w:r>
        <w:r>
          <w:rPr>
            <w:noProof/>
            <w:webHidden/>
          </w:rPr>
          <w:fldChar w:fldCharType="separate"/>
        </w:r>
        <w:r w:rsidR="001E1560">
          <w:rPr>
            <w:noProof/>
            <w:webHidden/>
          </w:rPr>
          <w:t>19</w:t>
        </w:r>
        <w:r>
          <w:rPr>
            <w:noProof/>
            <w:webHidden/>
          </w:rPr>
          <w:fldChar w:fldCharType="end"/>
        </w:r>
      </w:hyperlink>
    </w:p>
    <w:p w14:paraId="516B5BE6" w14:textId="5FD9FFCF"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2" w:history="1">
        <w:r w:rsidRPr="00ED715A">
          <w:rPr>
            <w:rStyle w:val="Hyperlink"/>
            <w:rFonts w:asciiTheme="majorBidi" w:hAnsiTheme="majorBidi" w:cstheme="majorBidi"/>
            <w:noProof/>
            <w:lang w:bidi="th-TH"/>
          </w:rPr>
          <w:t>Table 19: UC-19 - Real-Time Dashboard Synchronization</w:t>
        </w:r>
        <w:r>
          <w:rPr>
            <w:noProof/>
            <w:webHidden/>
          </w:rPr>
          <w:tab/>
        </w:r>
        <w:r>
          <w:rPr>
            <w:noProof/>
            <w:webHidden/>
          </w:rPr>
          <w:fldChar w:fldCharType="begin"/>
        </w:r>
        <w:r>
          <w:rPr>
            <w:noProof/>
            <w:webHidden/>
          </w:rPr>
          <w:instrText xml:space="preserve"> PAGEREF _Toc230968102 \h </w:instrText>
        </w:r>
        <w:r>
          <w:rPr>
            <w:noProof/>
            <w:webHidden/>
          </w:rPr>
        </w:r>
        <w:r>
          <w:rPr>
            <w:noProof/>
            <w:webHidden/>
          </w:rPr>
          <w:fldChar w:fldCharType="separate"/>
        </w:r>
        <w:r w:rsidR="001E1560">
          <w:rPr>
            <w:noProof/>
            <w:webHidden/>
          </w:rPr>
          <w:t>19</w:t>
        </w:r>
        <w:r>
          <w:rPr>
            <w:noProof/>
            <w:webHidden/>
          </w:rPr>
          <w:fldChar w:fldCharType="end"/>
        </w:r>
      </w:hyperlink>
    </w:p>
    <w:p w14:paraId="1EB159A7" w14:textId="72A6DE3D"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3" w:history="1">
        <w:r w:rsidRPr="00ED715A">
          <w:rPr>
            <w:rStyle w:val="Hyperlink"/>
            <w:rFonts w:asciiTheme="majorBidi" w:hAnsiTheme="majorBidi" w:cstheme="majorBidi"/>
            <w:noProof/>
            <w:lang w:bidi="th-TH"/>
          </w:rPr>
          <w:t>Table 20: UC-20 - Animated Data Visualization</w:t>
        </w:r>
        <w:r>
          <w:rPr>
            <w:noProof/>
            <w:webHidden/>
          </w:rPr>
          <w:tab/>
        </w:r>
        <w:r>
          <w:rPr>
            <w:noProof/>
            <w:webHidden/>
          </w:rPr>
          <w:fldChar w:fldCharType="begin"/>
        </w:r>
        <w:r>
          <w:rPr>
            <w:noProof/>
            <w:webHidden/>
          </w:rPr>
          <w:instrText xml:space="preserve"> PAGEREF _Toc230968103 \h </w:instrText>
        </w:r>
        <w:r>
          <w:rPr>
            <w:noProof/>
            <w:webHidden/>
          </w:rPr>
        </w:r>
        <w:r>
          <w:rPr>
            <w:noProof/>
            <w:webHidden/>
          </w:rPr>
          <w:fldChar w:fldCharType="separate"/>
        </w:r>
        <w:r w:rsidR="001E1560">
          <w:rPr>
            <w:noProof/>
            <w:webHidden/>
          </w:rPr>
          <w:t>20</w:t>
        </w:r>
        <w:r>
          <w:rPr>
            <w:noProof/>
            <w:webHidden/>
          </w:rPr>
          <w:fldChar w:fldCharType="end"/>
        </w:r>
      </w:hyperlink>
    </w:p>
    <w:p w14:paraId="14C92001" w14:textId="15343A6D"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4" w:history="1">
        <w:r w:rsidRPr="00ED715A">
          <w:rPr>
            <w:rStyle w:val="Hyperlink"/>
            <w:rFonts w:asciiTheme="majorBidi" w:hAnsiTheme="majorBidi" w:cstheme="majorBidi"/>
            <w:noProof/>
            <w:lang w:bidi="th-TH"/>
          </w:rPr>
          <w:t>Table 21: UC-21 - System Component Status Monitoring</w:t>
        </w:r>
        <w:r>
          <w:rPr>
            <w:noProof/>
            <w:webHidden/>
          </w:rPr>
          <w:tab/>
        </w:r>
        <w:r>
          <w:rPr>
            <w:noProof/>
            <w:webHidden/>
          </w:rPr>
          <w:fldChar w:fldCharType="begin"/>
        </w:r>
        <w:r>
          <w:rPr>
            <w:noProof/>
            <w:webHidden/>
          </w:rPr>
          <w:instrText xml:space="preserve"> PAGEREF _Toc230968104 \h </w:instrText>
        </w:r>
        <w:r>
          <w:rPr>
            <w:noProof/>
            <w:webHidden/>
          </w:rPr>
        </w:r>
        <w:r>
          <w:rPr>
            <w:noProof/>
            <w:webHidden/>
          </w:rPr>
          <w:fldChar w:fldCharType="separate"/>
        </w:r>
        <w:r w:rsidR="001E1560">
          <w:rPr>
            <w:noProof/>
            <w:webHidden/>
          </w:rPr>
          <w:t>20</w:t>
        </w:r>
        <w:r>
          <w:rPr>
            <w:noProof/>
            <w:webHidden/>
          </w:rPr>
          <w:fldChar w:fldCharType="end"/>
        </w:r>
      </w:hyperlink>
    </w:p>
    <w:p w14:paraId="02DD9305" w14:textId="42EFE998"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5" w:history="1">
        <w:r w:rsidRPr="00ED715A">
          <w:rPr>
            <w:rStyle w:val="Hyperlink"/>
            <w:rFonts w:asciiTheme="majorBidi" w:hAnsiTheme="majorBidi" w:cstheme="majorBidi"/>
            <w:noProof/>
            <w:lang w:bidi="th-TH"/>
          </w:rPr>
          <w:t>Table 22: UC-22 - Service State Management</w:t>
        </w:r>
        <w:r>
          <w:rPr>
            <w:noProof/>
            <w:webHidden/>
          </w:rPr>
          <w:tab/>
        </w:r>
        <w:r>
          <w:rPr>
            <w:noProof/>
            <w:webHidden/>
          </w:rPr>
          <w:fldChar w:fldCharType="begin"/>
        </w:r>
        <w:r>
          <w:rPr>
            <w:noProof/>
            <w:webHidden/>
          </w:rPr>
          <w:instrText xml:space="preserve"> PAGEREF _Toc230968105 \h </w:instrText>
        </w:r>
        <w:r>
          <w:rPr>
            <w:noProof/>
            <w:webHidden/>
          </w:rPr>
        </w:r>
        <w:r>
          <w:rPr>
            <w:noProof/>
            <w:webHidden/>
          </w:rPr>
          <w:fldChar w:fldCharType="separate"/>
        </w:r>
        <w:r w:rsidR="001E1560">
          <w:rPr>
            <w:noProof/>
            <w:webHidden/>
          </w:rPr>
          <w:t>21</w:t>
        </w:r>
        <w:r>
          <w:rPr>
            <w:noProof/>
            <w:webHidden/>
          </w:rPr>
          <w:fldChar w:fldCharType="end"/>
        </w:r>
      </w:hyperlink>
    </w:p>
    <w:p w14:paraId="095DD354" w14:textId="460FD633"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6" w:history="1">
        <w:r w:rsidRPr="00ED715A">
          <w:rPr>
            <w:rStyle w:val="Hyperlink"/>
            <w:rFonts w:asciiTheme="majorBidi" w:hAnsiTheme="majorBidi" w:cstheme="majorBidi"/>
            <w:noProof/>
            <w:lang w:bidi="th-TH"/>
          </w:rPr>
          <w:t>Table 23: UC-23 - Dynamic LKM Insertion/Removal</w:t>
        </w:r>
        <w:r>
          <w:rPr>
            <w:noProof/>
            <w:webHidden/>
          </w:rPr>
          <w:tab/>
        </w:r>
        <w:r>
          <w:rPr>
            <w:noProof/>
            <w:webHidden/>
          </w:rPr>
          <w:fldChar w:fldCharType="begin"/>
        </w:r>
        <w:r>
          <w:rPr>
            <w:noProof/>
            <w:webHidden/>
          </w:rPr>
          <w:instrText xml:space="preserve"> PAGEREF _Toc230968106 \h </w:instrText>
        </w:r>
        <w:r>
          <w:rPr>
            <w:noProof/>
            <w:webHidden/>
          </w:rPr>
        </w:r>
        <w:r>
          <w:rPr>
            <w:noProof/>
            <w:webHidden/>
          </w:rPr>
          <w:fldChar w:fldCharType="separate"/>
        </w:r>
        <w:r w:rsidR="001E1560">
          <w:rPr>
            <w:noProof/>
            <w:webHidden/>
          </w:rPr>
          <w:t>22</w:t>
        </w:r>
        <w:r>
          <w:rPr>
            <w:noProof/>
            <w:webHidden/>
          </w:rPr>
          <w:fldChar w:fldCharType="end"/>
        </w:r>
      </w:hyperlink>
    </w:p>
    <w:p w14:paraId="6F80ECF2" w14:textId="573DEFE2"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7" w:history="1">
        <w:r w:rsidRPr="00ED715A">
          <w:rPr>
            <w:rStyle w:val="Hyperlink"/>
            <w:rFonts w:asciiTheme="majorBidi" w:hAnsiTheme="majorBidi" w:cstheme="majorBidi"/>
            <w:noProof/>
            <w:lang w:bidi="th-TH"/>
          </w:rPr>
          <w:t>Table 24: UC-24 - Persistent Audit Logging</w:t>
        </w:r>
        <w:r>
          <w:rPr>
            <w:noProof/>
            <w:webHidden/>
          </w:rPr>
          <w:tab/>
        </w:r>
        <w:r>
          <w:rPr>
            <w:noProof/>
            <w:webHidden/>
          </w:rPr>
          <w:fldChar w:fldCharType="begin"/>
        </w:r>
        <w:r>
          <w:rPr>
            <w:noProof/>
            <w:webHidden/>
          </w:rPr>
          <w:instrText xml:space="preserve"> PAGEREF _Toc230968107 \h </w:instrText>
        </w:r>
        <w:r>
          <w:rPr>
            <w:noProof/>
            <w:webHidden/>
          </w:rPr>
        </w:r>
        <w:r>
          <w:rPr>
            <w:noProof/>
            <w:webHidden/>
          </w:rPr>
          <w:fldChar w:fldCharType="separate"/>
        </w:r>
        <w:r w:rsidR="001E1560">
          <w:rPr>
            <w:noProof/>
            <w:webHidden/>
          </w:rPr>
          <w:t>22</w:t>
        </w:r>
        <w:r>
          <w:rPr>
            <w:noProof/>
            <w:webHidden/>
          </w:rPr>
          <w:fldChar w:fldCharType="end"/>
        </w:r>
      </w:hyperlink>
    </w:p>
    <w:p w14:paraId="400EEFEC" w14:textId="761EDD6F"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8" w:history="1">
        <w:r w:rsidRPr="00ED715A">
          <w:rPr>
            <w:rStyle w:val="Hyperlink"/>
            <w:rFonts w:asciiTheme="majorBidi" w:hAnsiTheme="majorBidi" w:cstheme="majorBidi"/>
            <w:noProof/>
            <w:lang w:bidi="th-TH"/>
          </w:rPr>
          <w:t>Table 25: TC-1 - LKM Initialization and Netlink Metadata Delivery</w:t>
        </w:r>
        <w:r>
          <w:rPr>
            <w:noProof/>
            <w:webHidden/>
          </w:rPr>
          <w:tab/>
        </w:r>
        <w:r>
          <w:rPr>
            <w:noProof/>
            <w:webHidden/>
          </w:rPr>
          <w:fldChar w:fldCharType="begin"/>
        </w:r>
        <w:r>
          <w:rPr>
            <w:noProof/>
            <w:webHidden/>
          </w:rPr>
          <w:instrText xml:space="preserve"> PAGEREF _Toc230968108 \h </w:instrText>
        </w:r>
        <w:r>
          <w:rPr>
            <w:noProof/>
            <w:webHidden/>
          </w:rPr>
        </w:r>
        <w:r>
          <w:rPr>
            <w:noProof/>
            <w:webHidden/>
          </w:rPr>
          <w:fldChar w:fldCharType="separate"/>
        </w:r>
        <w:r w:rsidR="001E1560">
          <w:rPr>
            <w:noProof/>
            <w:webHidden/>
          </w:rPr>
          <w:t>34</w:t>
        </w:r>
        <w:r>
          <w:rPr>
            <w:noProof/>
            <w:webHidden/>
          </w:rPr>
          <w:fldChar w:fldCharType="end"/>
        </w:r>
      </w:hyperlink>
    </w:p>
    <w:p w14:paraId="18171092" w14:textId="42C60947"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09" w:history="1">
        <w:r w:rsidRPr="00ED715A">
          <w:rPr>
            <w:rStyle w:val="Hyperlink"/>
            <w:rFonts w:asciiTheme="majorBidi" w:hAnsiTheme="majorBidi" w:cstheme="majorBidi"/>
            <w:noProof/>
            <w:lang w:bidi="th-TH"/>
          </w:rPr>
          <w:t>Table 26: TC-2 - Verification of Zero Keystroke Content Logging</w:t>
        </w:r>
        <w:r>
          <w:rPr>
            <w:noProof/>
            <w:webHidden/>
          </w:rPr>
          <w:tab/>
        </w:r>
        <w:r>
          <w:rPr>
            <w:noProof/>
            <w:webHidden/>
          </w:rPr>
          <w:fldChar w:fldCharType="begin"/>
        </w:r>
        <w:r>
          <w:rPr>
            <w:noProof/>
            <w:webHidden/>
          </w:rPr>
          <w:instrText xml:space="preserve"> PAGEREF _Toc230968109 \h </w:instrText>
        </w:r>
        <w:r>
          <w:rPr>
            <w:noProof/>
            <w:webHidden/>
          </w:rPr>
        </w:r>
        <w:r>
          <w:rPr>
            <w:noProof/>
            <w:webHidden/>
          </w:rPr>
          <w:fldChar w:fldCharType="separate"/>
        </w:r>
        <w:r w:rsidR="001E1560">
          <w:rPr>
            <w:noProof/>
            <w:webHidden/>
          </w:rPr>
          <w:t>35</w:t>
        </w:r>
        <w:r>
          <w:rPr>
            <w:noProof/>
            <w:webHidden/>
          </w:rPr>
          <w:fldChar w:fldCharType="end"/>
        </w:r>
      </w:hyperlink>
    </w:p>
    <w:p w14:paraId="47E370BA" w14:textId="466C48E6"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10" w:history="1">
        <w:r w:rsidRPr="00ED715A">
          <w:rPr>
            <w:rStyle w:val="Hyperlink"/>
            <w:rFonts w:asciiTheme="majorBidi" w:hAnsiTheme="majorBidi" w:cstheme="majorBidi"/>
            <w:noProof/>
            <w:lang w:bidi="th-TH"/>
          </w:rPr>
          <w:t>Table 27: TC-3 - Random Forest Model Accuracy for Anomaly Detection</w:t>
        </w:r>
        <w:r>
          <w:rPr>
            <w:noProof/>
            <w:webHidden/>
          </w:rPr>
          <w:tab/>
        </w:r>
        <w:r>
          <w:rPr>
            <w:noProof/>
            <w:webHidden/>
          </w:rPr>
          <w:fldChar w:fldCharType="begin"/>
        </w:r>
        <w:r>
          <w:rPr>
            <w:noProof/>
            <w:webHidden/>
          </w:rPr>
          <w:instrText xml:space="preserve"> PAGEREF _Toc230968110 \h </w:instrText>
        </w:r>
        <w:r>
          <w:rPr>
            <w:noProof/>
            <w:webHidden/>
          </w:rPr>
        </w:r>
        <w:r>
          <w:rPr>
            <w:noProof/>
            <w:webHidden/>
          </w:rPr>
          <w:fldChar w:fldCharType="separate"/>
        </w:r>
        <w:r w:rsidR="001E1560">
          <w:rPr>
            <w:noProof/>
            <w:webHidden/>
          </w:rPr>
          <w:t>35</w:t>
        </w:r>
        <w:r>
          <w:rPr>
            <w:noProof/>
            <w:webHidden/>
          </w:rPr>
          <w:fldChar w:fldCharType="end"/>
        </w:r>
      </w:hyperlink>
    </w:p>
    <w:p w14:paraId="7B68788B" w14:textId="730965AF"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11" w:history="1">
        <w:r w:rsidRPr="00ED715A">
          <w:rPr>
            <w:rStyle w:val="Hyperlink"/>
            <w:rFonts w:asciiTheme="majorBidi" w:hAnsiTheme="majorBidi" w:cstheme="majorBidi"/>
            <w:noProof/>
            <w:lang w:bidi="th-TH"/>
          </w:rPr>
          <w:t xml:space="preserve">Table 28: </w:t>
        </w:r>
        <w:r w:rsidRPr="00ED715A">
          <w:rPr>
            <w:rStyle w:val="Hyperlink"/>
            <w:rFonts w:asciiTheme="majorBidi" w:eastAsia="Times" w:hAnsiTheme="majorBidi" w:cstheme="majorBidi"/>
            <w:noProof/>
            <w:lang w:bidi="th-TH"/>
          </w:rPr>
          <w:t>TC-4 - Edge Case Detection via Heuristic Rules</w:t>
        </w:r>
        <w:r>
          <w:rPr>
            <w:noProof/>
            <w:webHidden/>
          </w:rPr>
          <w:tab/>
        </w:r>
        <w:r>
          <w:rPr>
            <w:noProof/>
            <w:webHidden/>
          </w:rPr>
          <w:fldChar w:fldCharType="begin"/>
        </w:r>
        <w:r>
          <w:rPr>
            <w:noProof/>
            <w:webHidden/>
          </w:rPr>
          <w:instrText xml:space="preserve"> PAGEREF _Toc230968111 \h </w:instrText>
        </w:r>
        <w:r>
          <w:rPr>
            <w:noProof/>
            <w:webHidden/>
          </w:rPr>
        </w:r>
        <w:r>
          <w:rPr>
            <w:noProof/>
            <w:webHidden/>
          </w:rPr>
          <w:fldChar w:fldCharType="separate"/>
        </w:r>
        <w:r w:rsidR="001E1560">
          <w:rPr>
            <w:noProof/>
            <w:webHidden/>
          </w:rPr>
          <w:t>35</w:t>
        </w:r>
        <w:r>
          <w:rPr>
            <w:noProof/>
            <w:webHidden/>
          </w:rPr>
          <w:fldChar w:fldCharType="end"/>
        </w:r>
      </w:hyperlink>
    </w:p>
    <w:p w14:paraId="71E558B1" w14:textId="6505E651"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12" w:history="1">
        <w:r w:rsidRPr="00ED715A">
          <w:rPr>
            <w:rStyle w:val="Hyperlink"/>
            <w:rFonts w:asciiTheme="majorBidi" w:hAnsiTheme="majorBidi" w:cstheme="majorBidi"/>
            <w:noProof/>
            <w:lang w:bidi="th-TH"/>
          </w:rPr>
          <w:t xml:space="preserve">Table 29: </w:t>
        </w:r>
        <w:r w:rsidRPr="00ED715A">
          <w:rPr>
            <w:rStyle w:val="Hyperlink"/>
            <w:rFonts w:asciiTheme="majorBidi" w:eastAsia="Times" w:hAnsiTheme="majorBidi" w:cstheme="majorBidi"/>
            <w:noProof/>
            <w:lang w:bidi="th-TH"/>
          </w:rPr>
          <w:t>TC-5 - Real-Time Alert Status and GUI Responsiveness</w:t>
        </w:r>
        <w:r>
          <w:rPr>
            <w:noProof/>
            <w:webHidden/>
          </w:rPr>
          <w:tab/>
        </w:r>
        <w:r>
          <w:rPr>
            <w:noProof/>
            <w:webHidden/>
          </w:rPr>
          <w:fldChar w:fldCharType="begin"/>
        </w:r>
        <w:r>
          <w:rPr>
            <w:noProof/>
            <w:webHidden/>
          </w:rPr>
          <w:instrText xml:space="preserve"> PAGEREF _Toc230968112 \h </w:instrText>
        </w:r>
        <w:r>
          <w:rPr>
            <w:noProof/>
            <w:webHidden/>
          </w:rPr>
        </w:r>
        <w:r>
          <w:rPr>
            <w:noProof/>
            <w:webHidden/>
          </w:rPr>
          <w:fldChar w:fldCharType="separate"/>
        </w:r>
        <w:r w:rsidR="001E1560">
          <w:rPr>
            <w:noProof/>
            <w:webHidden/>
          </w:rPr>
          <w:t>36</w:t>
        </w:r>
        <w:r>
          <w:rPr>
            <w:noProof/>
            <w:webHidden/>
          </w:rPr>
          <w:fldChar w:fldCharType="end"/>
        </w:r>
      </w:hyperlink>
    </w:p>
    <w:p w14:paraId="0688633C" w14:textId="6FBB1AC7"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13" w:history="1">
        <w:r w:rsidRPr="00ED715A">
          <w:rPr>
            <w:rStyle w:val="Hyperlink"/>
            <w:rFonts w:asciiTheme="majorBidi" w:hAnsiTheme="majorBidi" w:cstheme="majorBidi"/>
            <w:noProof/>
            <w:lang w:bidi="th-TH"/>
          </w:rPr>
          <w:t xml:space="preserve">Table 30: </w:t>
        </w:r>
        <w:r w:rsidRPr="00ED715A">
          <w:rPr>
            <w:rStyle w:val="Hyperlink"/>
            <w:rFonts w:asciiTheme="majorBidi" w:eastAsia="Times" w:hAnsiTheme="majorBidi" w:cstheme="majorBidi"/>
            <w:noProof/>
            <w:lang w:bidi="th-TH"/>
          </w:rPr>
          <w:t>TC-6 - System Performance Impact Analysis</w:t>
        </w:r>
        <w:r>
          <w:rPr>
            <w:noProof/>
            <w:webHidden/>
          </w:rPr>
          <w:tab/>
        </w:r>
        <w:r>
          <w:rPr>
            <w:noProof/>
            <w:webHidden/>
          </w:rPr>
          <w:fldChar w:fldCharType="begin"/>
        </w:r>
        <w:r>
          <w:rPr>
            <w:noProof/>
            <w:webHidden/>
          </w:rPr>
          <w:instrText xml:space="preserve"> PAGEREF _Toc230968113 \h </w:instrText>
        </w:r>
        <w:r>
          <w:rPr>
            <w:noProof/>
            <w:webHidden/>
          </w:rPr>
        </w:r>
        <w:r>
          <w:rPr>
            <w:noProof/>
            <w:webHidden/>
          </w:rPr>
          <w:fldChar w:fldCharType="separate"/>
        </w:r>
        <w:r w:rsidR="001E1560">
          <w:rPr>
            <w:noProof/>
            <w:webHidden/>
          </w:rPr>
          <w:t>36</w:t>
        </w:r>
        <w:r>
          <w:rPr>
            <w:noProof/>
            <w:webHidden/>
          </w:rPr>
          <w:fldChar w:fldCharType="end"/>
        </w:r>
      </w:hyperlink>
    </w:p>
    <w:p w14:paraId="39539BAF" w14:textId="14220E46" w:rsidR="00E02D06" w:rsidRDefault="00E02D06">
      <w:pPr>
        <w:pStyle w:val="TableofFigures"/>
        <w:tabs>
          <w:tab w:val="right" w:leader="dot" w:pos="9019"/>
        </w:tabs>
        <w:rPr>
          <w:rFonts w:eastAsiaTheme="minorEastAsia" w:cstheme="minorBidi"/>
          <w:caps w:val="0"/>
          <w:noProof/>
          <w:kern w:val="2"/>
          <w:sz w:val="24"/>
          <w:lang w:val="en-PK" w:eastAsia="en-PK"/>
          <w14:ligatures w14:val="standardContextual"/>
        </w:rPr>
      </w:pPr>
      <w:hyperlink w:anchor="_Toc230968114" w:history="1">
        <w:r w:rsidRPr="00ED715A">
          <w:rPr>
            <w:rStyle w:val="Hyperlink"/>
            <w:rFonts w:asciiTheme="majorBidi" w:hAnsiTheme="majorBidi" w:cstheme="majorBidi"/>
            <w:noProof/>
            <w:lang w:bidi="th-TH"/>
          </w:rPr>
          <w:t>Table 31: Summary of All Test Results</w:t>
        </w:r>
        <w:r>
          <w:rPr>
            <w:noProof/>
            <w:webHidden/>
          </w:rPr>
          <w:tab/>
        </w:r>
        <w:r>
          <w:rPr>
            <w:noProof/>
            <w:webHidden/>
          </w:rPr>
          <w:fldChar w:fldCharType="begin"/>
        </w:r>
        <w:r>
          <w:rPr>
            <w:noProof/>
            <w:webHidden/>
          </w:rPr>
          <w:instrText xml:space="preserve"> PAGEREF _Toc230968114 \h </w:instrText>
        </w:r>
        <w:r>
          <w:rPr>
            <w:noProof/>
            <w:webHidden/>
          </w:rPr>
        </w:r>
        <w:r>
          <w:rPr>
            <w:noProof/>
            <w:webHidden/>
          </w:rPr>
          <w:fldChar w:fldCharType="separate"/>
        </w:r>
        <w:r w:rsidR="001E1560">
          <w:rPr>
            <w:noProof/>
            <w:webHidden/>
          </w:rPr>
          <w:t>36</w:t>
        </w:r>
        <w:r>
          <w:rPr>
            <w:noProof/>
            <w:webHidden/>
          </w:rPr>
          <w:fldChar w:fldCharType="end"/>
        </w:r>
      </w:hyperlink>
    </w:p>
    <w:p w14:paraId="7F277384" w14:textId="4DA3BF6D" w:rsidR="002851FA" w:rsidRPr="0016707C" w:rsidRDefault="00510DF2" w:rsidP="002851FA">
      <w:pPr>
        <w:pStyle w:val="TableofFigures"/>
        <w:tabs>
          <w:tab w:val="right" w:leader="dot" w:pos="9019"/>
        </w:tabs>
        <w:rPr>
          <w:rFonts w:asciiTheme="majorBidi" w:hAnsiTheme="majorBidi" w:cstheme="majorBidi"/>
          <w:b/>
          <w:bCs/>
          <w:sz w:val="22"/>
          <w:szCs w:val="22"/>
        </w:rPr>
      </w:pPr>
      <w:r>
        <w:rPr>
          <w:rFonts w:asciiTheme="majorBidi" w:hAnsiTheme="majorBidi" w:cstheme="majorBidi"/>
          <w:b/>
          <w:bCs/>
          <w:sz w:val="22"/>
          <w:szCs w:val="22"/>
        </w:rPr>
        <w:fldChar w:fldCharType="end"/>
      </w:r>
      <w:r w:rsidR="002851FA" w:rsidRPr="0016707C">
        <w:rPr>
          <w:rFonts w:asciiTheme="majorBidi" w:hAnsiTheme="majorBidi" w:cstheme="majorBidi"/>
          <w:b/>
          <w:bCs/>
          <w:sz w:val="22"/>
          <w:szCs w:val="22"/>
        </w:rPr>
        <w:t xml:space="preserve"> </w:t>
      </w:r>
    </w:p>
    <w:p w14:paraId="4D896835" w14:textId="5C79811B" w:rsidR="00853119" w:rsidRPr="0016707C" w:rsidRDefault="00853119" w:rsidP="0016707C">
      <w:pPr>
        <w:spacing w:before="120" w:after="240" w:line="360" w:lineRule="auto"/>
        <w:jc w:val="both"/>
        <w:rPr>
          <w:rFonts w:asciiTheme="majorBidi" w:hAnsiTheme="majorBidi" w:cstheme="majorBidi"/>
          <w:b/>
          <w:bCs/>
          <w:sz w:val="22"/>
          <w:szCs w:val="22"/>
        </w:rPr>
      </w:pPr>
    </w:p>
    <w:p w14:paraId="2B6F9BF0" w14:textId="77777777" w:rsidR="00853119" w:rsidRPr="00ED29F0" w:rsidRDefault="00853119" w:rsidP="00853119">
      <w:pPr>
        <w:rPr>
          <w:rFonts w:asciiTheme="majorBidi" w:hAnsiTheme="majorBidi" w:cstheme="majorBidi"/>
        </w:rPr>
      </w:pPr>
    </w:p>
    <w:p w14:paraId="73BE0221" w14:textId="77777777" w:rsidR="00853119" w:rsidRPr="00ED29F0" w:rsidRDefault="00853119" w:rsidP="00853119">
      <w:pPr>
        <w:rPr>
          <w:rFonts w:asciiTheme="majorBidi" w:hAnsiTheme="majorBidi" w:cstheme="majorBidi"/>
        </w:rPr>
      </w:pPr>
    </w:p>
    <w:p w14:paraId="5B6491D1" w14:textId="77777777" w:rsidR="00853119" w:rsidRPr="00ED29F0" w:rsidRDefault="00853119" w:rsidP="00853119">
      <w:pPr>
        <w:rPr>
          <w:rFonts w:asciiTheme="majorBidi" w:hAnsiTheme="majorBidi" w:cstheme="majorBidi"/>
        </w:rPr>
      </w:pPr>
    </w:p>
    <w:p w14:paraId="3C3AD312" w14:textId="77777777" w:rsidR="00853119" w:rsidRPr="00ED29F0" w:rsidRDefault="00853119" w:rsidP="00853119">
      <w:pPr>
        <w:rPr>
          <w:rFonts w:asciiTheme="majorBidi" w:hAnsiTheme="majorBidi" w:cstheme="majorBidi"/>
        </w:rPr>
      </w:pPr>
    </w:p>
    <w:p w14:paraId="37C032B4" w14:textId="77777777" w:rsidR="00853119" w:rsidRPr="00ED29F0" w:rsidRDefault="00853119" w:rsidP="00853119">
      <w:pPr>
        <w:rPr>
          <w:rFonts w:asciiTheme="majorBidi" w:hAnsiTheme="majorBidi" w:cstheme="majorBidi"/>
        </w:rPr>
      </w:pPr>
    </w:p>
    <w:p w14:paraId="63660312" w14:textId="77777777" w:rsidR="00853119" w:rsidRPr="00ED29F0" w:rsidRDefault="00853119" w:rsidP="00853119">
      <w:pPr>
        <w:rPr>
          <w:rFonts w:asciiTheme="majorBidi" w:hAnsiTheme="majorBidi" w:cstheme="majorBidi"/>
        </w:rPr>
      </w:pPr>
    </w:p>
    <w:p w14:paraId="5B90C804" w14:textId="77777777" w:rsidR="00853119" w:rsidRPr="00ED29F0" w:rsidRDefault="00853119" w:rsidP="00853119">
      <w:pPr>
        <w:rPr>
          <w:rFonts w:asciiTheme="majorBidi" w:hAnsiTheme="majorBidi" w:cstheme="majorBidi"/>
        </w:rPr>
      </w:pPr>
    </w:p>
    <w:p w14:paraId="5C5632AB" w14:textId="77777777" w:rsidR="00853119" w:rsidRPr="00ED29F0" w:rsidRDefault="00853119" w:rsidP="00853119">
      <w:pPr>
        <w:rPr>
          <w:rFonts w:asciiTheme="majorBidi" w:hAnsiTheme="majorBidi" w:cstheme="majorBidi"/>
        </w:rPr>
      </w:pPr>
    </w:p>
    <w:p w14:paraId="71E2B591" w14:textId="77777777" w:rsidR="00853119" w:rsidRPr="00ED29F0" w:rsidRDefault="00853119" w:rsidP="00853119">
      <w:pPr>
        <w:rPr>
          <w:rFonts w:asciiTheme="majorBidi" w:hAnsiTheme="majorBidi" w:cstheme="majorBidi"/>
        </w:rPr>
      </w:pPr>
    </w:p>
    <w:p w14:paraId="215C67A6" w14:textId="77777777" w:rsidR="00853119" w:rsidRPr="00ED29F0" w:rsidRDefault="00853119" w:rsidP="00853119">
      <w:pPr>
        <w:rPr>
          <w:rFonts w:asciiTheme="majorBidi" w:hAnsiTheme="majorBidi" w:cstheme="majorBidi"/>
        </w:rPr>
      </w:pPr>
    </w:p>
    <w:p w14:paraId="71011B66" w14:textId="77777777" w:rsidR="00853119" w:rsidRPr="00ED29F0" w:rsidRDefault="00853119" w:rsidP="00853119">
      <w:pPr>
        <w:rPr>
          <w:rFonts w:asciiTheme="majorBidi" w:hAnsiTheme="majorBidi" w:cstheme="majorBidi"/>
        </w:rPr>
      </w:pPr>
    </w:p>
    <w:p w14:paraId="52851EED" w14:textId="77777777" w:rsidR="00853119" w:rsidRPr="00ED29F0" w:rsidRDefault="00853119" w:rsidP="00853119">
      <w:pPr>
        <w:rPr>
          <w:rFonts w:asciiTheme="majorBidi" w:hAnsiTheme="majorBidi" w:cstheme="majorBidi"/>
        </w:rPr>
      </w:pPr>
    </w:p>
    <w:p w14:paraId="58004223" w14:textId="77777777" w:rsidR="00853119" w:rsidRPr="00ED29F0" w:rsidRDefault="00853119" w:rsidP="00853119">
      <w:pPr>
        <w:rPr>
          <w:rFonts w:asciiTheme="majorBidi" w:hAnsiTheme="majorBidi" w:cstheme="majorBidi"/>
        </w:rPr>
      </w:pPr>
    </w:p>
    <w:p w14:paraId="1CF622F7" w14:textId="77777777" w:rsidR="00853119" w:rsidRPr="00ED29F0" w:rsidRDefault="00853119" w:rsidP="00853119">
      <w:pPr>
        <w:rPr>
          <w:rFonts w:asciiTheme="majorBidi" w:hAnsiTheme="majorBidi" w:cstheme="majorBidi"/>
        </w:rPr>
      </w:pPr>
    </w:p>
    <w:p w14:paraId="50560353" w14:textId="77777777" w:rsidR="001124AD" w:rsidRDefault="001124AD" w:rsidP="00853119">
      <w:pPr>
        <w:rPr>
          <w:rFonts w:asciiTheme="majorBidi" w:hAnsiTheme="majorBidi" w:cstheme="majorBidi"/>
        </w:rPr>
      </w:pPr>
    </w:p>
    <w:p w14:paraId="09A16318" w14:textId="77777777" w:rsidR="003D7572" w:rsidRDefault="003D7572" w:rsidP="00853119">
      <w:pPr>
        <w:rPr>
          <w:rFonts w:asciiTheme="majorBidi" w:hAnsiTheme="majorBidi" w:cstheme="majorBidi"/>
        </w:rPr>
      </w:pPr>
    </w:p>
    <w:p w14:paraId="202EF020" w14:textId="77777777" w:rsidR="006134DB" w:rsidRPr="00ED29F0" w:rsidRDefault="006134DB" w:rsidP="00853119">
      <w:pPr>
        <w:rPr>
          <w:rFonts w:asciiTheme="majorBidi" w:hAnsiTheme="majorBidi" w:cstheme="majorBidi"/>
        </w:rPr>
      </w:pPr>
    </w:p>
    <w:p w14:paraId="057A59AF" w14:textId="77777777" w:rsidR="00853119" w:rsidRPr="00ED29F0" w:rsidRDefault="00853119" w:rsidP="00853119">
      <w:pPr>
        <w:rPr>
          <w:rFonts w:asciiTheme="majorBidi" w:hAnsiTheme="majorBidi" w:cstheme="majorBidi"/>
        </w:rPr>
      </w:pPr>
    </w:p>
    <w:p w14:paraId="41CF4725" w14:textId="77777777" w:rsidR="00853119" w:rsidRPr="00ED29F0" w:rsidRDefault="00853119" w:rsidP="00853119">
      <w:pPr>
        <w:rPr>
          <w:rFonts w:asciiTheme="majorBidi" w:hAnsiTheme="majorBidi" w:cstheme="majorBidi"/>
        </w:rPr>
      </w:pPr>
    </w:p>
    <w:p w14:paraId="4CD9D9B5" w14:textId="77777777" w:rsidR="001621CC" w:rsidRPr="00ED29F0" w:rsidRDefault="001621CC" w:rsidP="00853119">
      <w:pPr>
        <w:rPr>
          <w:rFonts w:asciiTheme="majorBidi" w:hAnsiTheme="majorBidi" w:cstheme="majorBidi"/>
        </w:rPr>
      </w:pPr>
    </w:p>
    <w:p w14:paraId="2990D894" w14:textId="77777777" w:rsidR="004A575F" w:rsidRPr="00ED29F0" w:rsidRDefault="004A575F" w:rsidP="00853119">
      <w:pPr>
        <w:rPr>
          <w:rFonts w:asciiTheme="majorBidi" w:hAnsiTheme="majorBidi" w:cstheme="majorBidi"/>
        </w:rPr>
        <w:sectPr w:rsidR="004A575F" w:rsidRPr="00ED29F0" w:rsidSect="007C4650">
          <w:headerReference w:type="default" r:id="rId9"/>
          <w:footerReference w:type="default" r:id="rId10"/>
          <w:type w:val="continuous"/>
          <w:pgSz w:w="11909" w:h="16834" w:code="9"/>
          <w:pgMar w:top="1440" w:right="1440" w:bottom="1440" w:left="1440" w:header="720" w:footer="720" w:gutter="0"/>
          <w:pgNumType w:fmt="lowerRoman" w:start="1"/>
          <w:cols w:space="720"/>
        </w:sectPr>
      </w:pPr>
    </w:p>
    <w:p w14:paraId="34D16442" w14:textId="77777777" w:rsidR="00E14413" w:rsidRPr="002D7A9E" w:rsidRDefault="00E14413">
      <w:pPr>
        <w:pStyle w:val="TOC1"/>
        <w:tabs>
          <w:tab w:val="right" w:leader="dot" w:pos="9350"/>
        </w:tabs>
        <w:rPr>
          <w:rFonts w:asciiTheme="majorBidi" w:hAnsiTheme="majorBidi" w:cstheme="majorBidi"/>
          <w:b w:val="0"/>
          <w:noProof/>
          <w:sz w:val="36"/>
          <w:szCs w:val="36"/>
        </w:rPr>
      </w:pPr>
      <w:r w:rsidRPr="002D7A9E">
        <w:rPr>
          <w:rFonts w:asciiTheme="majorBidi" w:hAnsiTheme="majorBidi" w:cstheme="majorBidi"/>
          <w:b w:val="0"/>
          <w:noProof/>
          <w:sz w:val="36"/>
          <w:szCs w:val="36"/>
        </w:rPr>
        <w:lastRenderedPageBreak/>
        <w:t>Table of contents</w:t>
      </w:r>
    </w:p>
    <w:p w14:paraId="77EC6D10" w14:textId="3F5C1902" w:rsidR="0016707C" w:rsidRPr="002D7A9E" w:rsidRDefault="005E3DEF">
      <w:pPr>
        <w:pStyle w:val="TOC1"/>
        <w:tabs>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r w:rsidRPr="002D7A9E">
        <w:rPr>
          <w:rFonts w:asciiTheme="majorBidi" w:hAnsiTheme="majorBidi" w:cstheme="majorBidi"/>
          <w:b w:val="0"/>
          <w:noProof/>
        </w:rPr>
        <w:fldChar w:fldCharType="begin"/>
      </w:r>
      <w:r w:rsidR="00546C90" w:rsidRPr="002D7A9E">
        <w:rPr>
          <w:rFonts w:asciiTheme="majorBidi" w:hAnsiTheme="majorBidi" w:cstheme="majorBidi"/>
          <w:b w:val="0"/>
          <w:noProof/>
        </w:rPr>
        <w:instrText xml:space="preserve"> TOC \o "1-2" \h \z \u </w:instrText>
      </w:r>
      <w:r w:rsidRPr="002D7A9E">
        <w:rPr>
          <w:rFonts w:asciiTheme="majorBidi" w:hAnsiTheme="majorBidi" w:cstheme="majorBidi"/>
          <w:b w:val="0"/>
          <w:noProof/>
        </w:rPr>
        <w:fldChar w:fldCharType="separate"/>
      </w:r>
      <w:hyperlink w:anchor="_Toc230180093" w:history="1">
        <w:r w:rsidR="0016707C" w:rsidRPr="002D7A9E">
          <w:rPr>
            <w:rStyle w:val="Hyperlink"/>
            <w:rFonts w:asciiTheme="majorBidi" w:hAnsiTheme="majorBidi" w:cstheme="majorBidi"/>
            <w:noProof/>
          </w:rPr>
          <w:t>Abstract</w:t>
        </w:r>
        <w:r w:rsidR="0016707C" w:rsidRPr="002D7A9E">
          <w:rPr>
            <w:rFonts w:asciiTheme="majorBidi" w:hAnsiTheme="majorBidi" w:cstheme="majorBidi"/>
            <w:noProof/>
            <w:webHidden/>
          </w:rPr>
          <w:tab/>
        </w:r>
        <w:r w:rsidR="0016707C" w:rsidRPr="002D7A9E">
          <w:rPr>
            <w:rFonts w:asciiTheme="majorBidi" w:hAnsiTheme="majorBidi" w:cstheme="majorBidi"/>
            <w:noProof/>
            <w:webHidden/>
          </w:rPr>
          <w:fldChar w:fldCharType="begin"/>
        </w:r>
        <w:r w:rsidR="0016707C" w:rsidRPr="002D7A9E">
          <w:rPr>
            <w:rFonts w:asciiTheme="majorBidi" w:hAnsiTheme="majorBidi" w:cstheme="majorBidi"/>
            <w:noProof/>
            <w:webHidden/>
          </w:rPr>
          <w:instrText xml:space="preserve"> PAGEREF _Toc230180093 \h </w:instrText>
        </w:r>
        <w:r w:rsidR="0016707C" w:rsidRPr="002D7A9E">
          <w:rPr>
            <w:rFonts w:asciiTheme="majorBidi" w:hAnsiTheme="majorBidi" w:cstheme="majorBidi"/>
            <w:noProof/>
            <w:webHidden/>
          </w:rPr>
        </w:r>
        <w:r w:rsidR="0016707C" w:rsidRPr="002D7A9E">
          <w:rPr>
            <w:rFonts w:asciiTheme="majorBidi" w:hAnsiTheme="majorBidi" w:cstheme="majorBidi"/>
            <w:noProof/>
            <w:webHidden/>
          </w:rPr>
          <w:fldChar w:fldCharType="separate"/>
        </w:r>
        <w:r w:rsidR="001E1560">
          <w:rPr>
            <w:rFonts w:asciiTheme="majorBidi" w:hAnsiTheme="majorBidi" w:cstheme="majorBidi"/>
            <w:noProof/>
            <w:webHidden/>
          </w:rPr>
          <w:t>i</w:t>
        </w:r>
        <w:r w:rsidR="0016707C" w:rsidRPr="002D7A9E">
          <w:rPr>
            <w:rFonts w:asciiTheme="majorBidi" w:hAnsiTheme="majorBidi" w:cstheme="majorBidi"/>
            <w:noProof/>
            <w:webHidden/>
          </w:rPr>
          <w:fldChar w:fldCharType="end"/>
        </w:r>
      </w:hyperlink>
    </w:p>
    <w:p w14:paraId="4420E863" w14:textId="452A142E" w:rsidR="0016707C" w:rsidRPr="002D7A9E" w:rsidRDefault="0016707C">
      <w:pPr>
        <w:pStyle w:val="TOC1"/>
        <w:tabs>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094" w:history="1">
        <w:r w:rsidRPr="002D7A9E">
          <w:rPr>
            <w:rStyle w:val="Hyperlink"/>
            <w:rFonts w:asciiTheme="majorBidi" w:hAnsiTheme="majorBidi" w:cstheme="majorBidi"/>
            <w:noProof/>
          </w:rPr>
          <w:t>Acknowledgement</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_Toc230180094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ii</w:t>
        </w:r>
        <w:r w:rsidRPr="002D7A9E">
          <w:rPr>
            <w:rFonts w:asciiTheme="majorBidi" w:hAnsiTheme="majorBidi" w:cstheme="majorBidi"/>
            <w:noProof/>
            <w:webHidden/>
          </w:rPr>
          <w:fldChar w:fldCharType="end"/>
        </w:r>
      </w:hyperlink>
    </w:p>
    <w:p w14:paraId="3D7FF542" w14:textId="28168681" w:rsidR="0016707C" w:rsidRPr="002D7A9E" w:rsidRDefault="0016707C">
      <w:pPr>
        <w:pStyle w:val="TOC1"/>
        <w:tabs>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095" w:history="1">
        <w:r w:rsidRPr="002D7A9E">
          <w:rPr>
            <w:rStyle w:val="Hyperlink"/>
            <w:rFonts w:asciiTheme="majorBidi" w:hAnsiTheme="majorBidi" w:cstheme="majorBidi"/>
            <w:noProof/>
          </w:rPr>
          <w:t>List of Figures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_Toc230180095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iii</w:t>
        </w:r>
        <w:r w:rsidRPr="002D7A9E">
          <w:rPr>
            <w:rFonts w:asciiTheme="majorBidi" w:hAnsiTheme="majorBidi" w:cstheme="majorBidi"/>
            <w:noProof/>
            <w:webHidden/>
          </w:rPr>
          <w:fldChar w:fldCharType="end"/>
        </w:r>
      </w:hyperlink>
    </w:p>
    <w:p w14:paraId="70F0AFE7" w14:textId="4D056835" w:rsidR="0016707C" w:rsidRPr="002D7A9E" w:rsidRDefault="0016707C">
      <w:pPr>
        <w:pStyle w:val="TOC1"/>
        <w:tabs>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096" w:history="1">
        <w:r w:rsidRPr="002D7A9E">
          <w:rPr>
            <w:rStyle w:val="Hyperlink"/>
            <w:rFonts w:asciiTheme="majorBidi" w:hAnsiTheme="majorBidi" w:cstheme="majorBidi"/>
            <w:noProof/>
          </w:rPr>
          <w:t>List of Tables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_Toc230180096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iv</w:t>
        </w:r>
        <w:r w:rsidRPr="002D7A9E">
          <w:rPr>
            <w:rFonts w:asciiTheme="majorBidi" w:hAnsiTheme="majorBidi" w:cstheme="majorBidi"/>
            <w:noProof/>
            <w:webHidden/>
          </w:rPr>
          <w:fldChar w:fldCharType="end"/>
        </w:r>
      </w:hyperlink>
    </w:p>
    <w:p w14:paraId="5C992355" w14:textId="15AD3512" w:rsidR="0016707C" w:rsidRPr="002D7A9E" w:rsidRDefault="005540A6">
      <w:pPr>
        <w:pStyle w:val="TOC1"/>
        <w:tabs>
          <w:tab w:val="left" w:pos="4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r w:rsidRPr="002D7A9E">
        <w:rPr>
          <w:rFonts w:asciiTheme="majorBidi" w:hAnsiTheme="majorBidi" w:cstheme="majorBidi"/>
          <w:noProof/>
        </w:rPr>
        <w:t xml:space="preserve">Chapter </w:t>
      </w:r>
      <w:hyperlink w:anchor="_Toc230180097" w:history="1">
        <w:r w:rsidR="0016707C" w:rsidRPr="002D7A9E">
          <w:rPr>
            <w:rStyle w:val="Hyperlink"/>
            <w:rFonts w:asciiTheme="majorBidi" w:hAnsiTheme="majorBidi" w:cstheme="majorBidi"/>
            <w:noProof/>
          </w:rPr>
          <w:t>1.</w:t>
        </w:r>
        <w:r w:rsidRPr="002D7A9E">
          <w:rPr>
            <w:rFonts w:asciiTheme="majorBidi" w:eastAsiaTheme="minorEastAsia" w:hAnsiTheme="majorBidi" w:cstheme="majorBidi"/>
            <w:b w:val="0"/>
            <w:bCs w:val="0"/>
            <w:caps w:val="0"/>
            <w:noProof/>
            <w:kern w:val="2"/>
            <w:sz w:val="24"/>
            <w:szCs w:val="24"/>
            <w:lang w:val="en-PK" w:eastAsia="en-PK"/>
            <w14:ligatures w14:val="standardContextual"/>
          </w:rPr>
          <w:t xml:space="preserve"> </w:t>
        </w:r>
        <w:r w:rsidR="0016707C" w:rsidRPr="002D7A9E">
          <w:rPr>
            <w:rStyle w:val="Hyperlink"/>
            <w:rFonts w:asciiTheme="majorBidi" w:hAnsiTheme="majorBidi" w:cstheme="majorBidi"/>
            <w:noProof/>
          </w:rPr>
          <w:t>Introduction</w:t>
        </w:r>
        <w:r w:rsidR="0016707C" w:rsidRPr="002D7A9E">
          <w:rPr>
            <w:rFonts w:asciiTheme="majorBidi" w:hAnsiTheme="majorBidi" w:cstheme="majorBidi"/>
            <w:noProof/>
            <w:webHidden/>
          </w:rPr>
          <w:tab/>
        </w:r>
        <w:r w:rsidR="0016707C" w:rsidRPr="002D7A9E">
          <w:rPr>
            <w:rFonts w:asciiTheme="majorBidi" w:hAnsiTheme="majorBidi" w:cstheme="majorBidi"/>
            <w:noProof/>
            <w:webHidden/>
          </w:rPr>
          <w:fldChar w:fldCharType="begin"/>
        </w:r>
        <w:r w:rsidR="0016707C" w:rsidRPr="002D7A9E">
          <w:rPr>
            <w:rFonts w:asciiTheme="majorBidi" w:hAnsiTheme="majorBidi" w:cstheme="majorBidi"/>
            <w:noProof/>
            <w:webHidden/>
          </w:rPr>
          <w:instrText xml:space="preserve"> PAGEREF _Toc230180097 \h </w:instrText>
        </w:r>
        <w:r w:rsidR="0016707C" w:rsidRPr="002D7A9E">
          <w:rPr>
            <w:rFonts w:asciiTheme="majorBidi" w:hAnsiTheme="majorBidi" w:cstheme="majorBidi"/>
            <w:noProof/>
            <w:webHidden/>
          </w:rPr>
        </w:r>
        <w:r w:rsidR="0016707C" w:rsidRPr="002D7A9E">
          <w:rPr>
            <w:rFonts w:asciiTheme="majorBidi" w:hAnsiTheme="majorBidi" w:cstheme="majorBidi"/>
            <w:noProof/>
            <w:webHidden/>
          </w:rPr>
          <w:fldChar w:fldCharType="separate"/>
        </w:r>
        <w:r w:rsidR="001E1560">
          <w:rPr>
            <w:rFonts w:asciiTheme="majorBidi" w:hAnsiTheme="majorBidi" w:cstheme="majorBidi"/>
            <w:noProof/>
            <w:webHidden/>
          </w:rPr>
          <w:t>1</w:t>
        </w:r>
        <w:r w:rsidR="0016707C" w:rsidRPr="002D7A9E">
          <w:rPr>
            <w:rFonts w:asciiTheme="majorBidi" w:hAnsiTheme="majorBidi" w:cstheme="majorBidi"/>
            <w:noProof/>
            <w:webHidden/>
          </w:rPr>
          <w:fldChar w:fldCharType="end"/>
        </w:r>
      </w:hyperlink>
    </w:p>
    <w:p w14:paraId="79ED5BCD" w14:textId="2A8423A2"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098" w:history="1">
        <w:r w:rsidRPr="002D7A9E">
          <w:rPr>
            <w:rStyle w:val="Hyperlink"/>
            <w:rFonts w:asciiTheme="majorBidi" w:hAnsiTheme="majorBidi" w:cstheme="majorBidi"/>
            <w:noProof/>
          </w:rPr>
          <w:t>1.1</w:t>
        </w:r>
        <w:r w:rsidR="002D7A9E">
          <w:rPr>
            <w:rFonts w:eastAsiaTheme="minorEastAsia"/>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Introduction</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_Toc230180098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1</w:t>
        </w:r>
        <w:r w:rsidRPr="002D7A9E">
          <w:rPr>
            <w:rFonts w:asciiTheme="majorBidi" w:hAnsiTheme="majorBidi" w:cstheme="majorBidi"/>
            <w:noProof/>
            <w:webHidden/>
          </w:rPr>
          <w:fldChar w:fldCharType="end"/>
        </w:r>
      </w:hyperlink>
    </w:p>
    <w:p w14:paraId="21E7C534" w14:textId="04D56BAE"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099" w:history="1">
        <w:r w:rsidRPr="002D7A9E">
          <w:rPr>
            <w:rStyle w:val="Hyperlink"/>
            <w:rFonts w:asciiTheme="majorBidi" w:hAnsiTheme="majorBidi" w:cstheme="majorBidi"/>
            <w:noProof/>
          </w:rPr>
          <w:t>1.2</w:t>
        </w:r>
        <w:r w:rsidR="002D7A9E">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Objectives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_Toc230180099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1</w:t>
        </w:r>
        <w:r w:rsidRPr="002D7A9E">
          <w:rPr>
            <w:rFonts w:asciiTheme="majorBidi" w:hAnsiTheme="majorBidi" w:cstheme="majorBidi"/>
            <w:noProof/>
            <w:webHidden/>
          </w:rPr>
          <w:fldChar w:fldCharType="end"/>
        </w:r>
      </w:hyperlink>
    </w:p>
    <w:p w14:paraId="53852DF0" w14:textId="6759E354"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0" w:history="1">
        <w:r w:rsidRPr="002D7A9E">
          <w:rPr>
            <w:rStyle w:val="Hyperlink"/>
            <w:rFonts w:asciiTheme="majorBidi" w:hAnsiTheme="majorBidi" w:cstheme="majorBidi"/>
            <w:noProof/>
          </w:rPr>
          <w:t>1.3</w:t>
        </w:r>
        <w:r w:rsidR="002D7A9E">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Problem Statement</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_Toc230180100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w:t>
        </w:r>
        <w:r w:rsidRPr="002D7A9E">
          <w:rPr>
            <w:rFonts w:asciiTheme="majorBidi" w:hAnsiTheme="majorBidi" w:cstheme="majorBidi"/>
            <w:noProof/>
            <w:webHidden/>
          </w:rPr>
          <w:fldChar w:fldCharType="end"/>
        </w:r>
      </w:hyperlink>
    </w:p>
    <w:p w14:paraId="3740260E" w14:textId="1A16B4BE"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1" w:history="1">
        <w:r w:rsidRPr="002D7A9E">
          <w:rPr>
            <w:rStyle w:val="Hyperlink"/>
            <w:rFonts w:asciiTheme="majorBidi" w:hAnsiTheme="majorBidi" w:cstheme="majorBidi"/>
            <w:noProof/>
          </w:rPr>
          <w:t>1.4</w:t>
        </w:r>
        <w:r w:rsidR="002D7A9E">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Scope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_Toc230180101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w:t>
        </w:r>
        <w:r w:rsidRPr="002D7A9E">
          <w:rPr>
            <w:rFonts w:asciiTheme="majorBidi" w:hAnsiTheme="majorBidi" w:cstheme="majorBidi"/>
            <w:noProof/>
            <w:webHidden/>
          </w:rPr>
          <w:fldChar w:fldCharType="end"/>
        </w:r>
      </w:hyperlink>
    </w:p>
    <w:p w14:paraId="3300C712" w14:textId="1F85597C" w:rsidR="0016707C" w:rsidRPr="002D7A9E" w:rsidRDefault="00EB223A">
      <w:pPr>
        <w:pStyle w:val="TOC1"/>
        <w:tabs>
          <w:tab w:val="left" w:pos="4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r>
        <w:rPr>
          <w:rFonts w:asciiTheme="majorBidi" w:hAnsiTheme="majorBidi" w:cstheme="majorBidi"/>
          <w:noProof/>
        </w:rPr>
        <w:t xml:space="preserve">CHAPTER </w:t>
      </w:r>
      <w:hyperlink w:anchor="_Toc230180102" w:history="1">
        <w:r w:rsidR="0016707C" w:rsidRPr="002D7A9E">
          <w:rPr>
            <w:rStyle w:val="Hyperlink"/>
            <w:rFonts w:asciiTheme="majorBidi" w:hAnsiTheme="majorBidi" w:cstheme="majorBidi"/>
            <w:noProof/>
          </w:rPr>
          <w:t>2.</w:t>
        </w:r>
        <w:r>
          <w:rPr>
            <w:rFonts w:eastAsiaTheme="minorEastAsia"/>
            <w:b w:val="0"/>
            <w:bCs w:val="0"/>
            <w:caps w:val="0"/>
            <w:kern w:val="2"/>
            <w:sz w:val="24"/>
            <w:szCs w:val="24"/>
            <w:lang w:val="en-PK" w:eastAsia="en-PK"/>
            <w14:ligatures w14:val="standardContextual"/>
          </w:rPr>
          <w:t xml:space="preserve"> </w:t>
        </w:r>
        <w:r w:rsidR="0016707C" w:rsidRPr="002D7A9E">
          <w:rPr>
            <w:rStyle w:val="Hyperlink"/>
            <w:rFonts w:asciiTheme="majorBidi" w:hAnsiTheme="majorBidi" w:cstheme="majorBidi"/>
            <w:noProof/>
          </w:rPr>
          <w:t>Requirements Analysis</w:t>
        </w:r>
        <w:r w:rsidR="0016707C" w:rsidRPr="002D7A9E">
          <w:rPr>
            <w:rFonts w:asciiTheme="majorBidi" w:hAnsiTheme="majorBidi" w:cstheme="majorBidi"/>
            <w:noProof/>
            <w:webHidden/>
          </w:rPr>
          <w:tab/>
        </w:r>
        <w:r w:rsidR="0016707C" w:rsidRPr="002D7A9E">
          <w:rPr>
            <w:rFonts w:asciiTheme="majorBidi" w:hAnsiTheme="majorBidi" w:cstheme="majorBidi"/>
            <w:noProof/>
            <w:webHidden/>
          </w:rPr>
          <w:fldChar w:fldCharType="begin"/>
        </w:r>
        <w:r w:rsidR="0016707C" w:rsidRPr="002D7A9E">
          <w:rPr>
            <w:rFonts w:asciiTheme="majorBidi" w:hAnsiTheme="majorBidi" w:cstheme="majorBidi"/>
            <w:noProof/>
            <w:webHidden/>
          </w:rPr>
          <w:instrText xml:space="preserve"> PAGEREF _Toc230180102 \h </w:instrText>
        </w:r>
        <w:r w:rsidR="0016707C" w:rsidRPr="002D7A9E">
          <w:rPr>
            <w:rFonts w:asciiTheme="majorBidi" w:hAnsiTheme="majorBidi" w:cstheme="majorBidi"/>
            <w:noProof/>
            <w:webHidden/>
          </w:rPr>
        </w:r>
        <w:r w:rsidR="0016707C" w:rsidRPr="002D7A9E">
          <w:rPr>
            <w:rFonts w:asciiTheme="majorBidi" w:hAnsiTheme="majorBidi" w:cstheme="majorBidi"/>
            <w:noProof/>
            <w:webHidden/>
          </w:rPr>
          <w:fldChar w:fldCharType="separate"/>
        </w:r>
        <w:r w:rsidR="001E1560">
          <w:rPr>
            <w:rFonts w:asciiTheme="majorBidi" w:hAnsiTheme="majorBidi" w:cstheme="majorBidi"/>
            <w:noProof/>
            <w:webHidden/>
          </w:rPr>
          <w:t>3</w:t>
        </w:r>
        <w:r w:rsidR="0016707C" w:rsidRPr="002D7A9E">
          <w:rPr>
            <w:rFonts w:asciiTheme="majorBidi" w:hAnsiTheme="majorBidi" w:cstheme="majorBidi"/>
            <w:noProof/>
            <w:webHidden/>
          </w:rPr>
          <w:fldChar w:fldCharType="end"/>
        </w:r>
      </w:hyperlink>
    </w:p>
    <w:p w14:paraId="3FE1CB2A" w14:textId="37C33F3E"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3" w:history="1">
        <w:r w:rsidRPr="002D7A9E">
          <w:rPr>
            <w:rStyle w:val="Hyperlink"/>
            <w:rFonts w:asciiTheme="majorBidi" w:hAnsiTheme="majorBidi" w:cstheme="majorBidi"/>
            <w:noProof/>
          </w:rPr>
          <w:t>2.1</w:t>
        </w:r>
        <w:r w:rsidR="00EB223A">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Literature Review</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_Toc230180103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w:t>
        </w:r>
        <w:r w:rsidRPr="002D7A9E">
          <w:rPr>
            <w:rFonts w:asciiTheme="majorBidi" w:hAnsiTheme="majorBidi" w:cstheme="majorBidi"/>
            <w:noProof/>
            <w:webHidden/>
          </w:rPr>
          <w:fldChar w:fldCharType="end"/>
        </w:r>
      </w:hyperlink>
    </w:p>
    <w:p w14:paraId="543BEAFD" w14:textId="2A758AA6"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4" w:history="1">
        <w:r w:rsidRPr="002D7A9E">
          <w:rPr>
            <w:rStyle w:val="Hyperlink"/>
            <w:rFonts w:asciiTheme="majorBidi" w:hAnsiTheme="majorBidi" w:cstheme="majorBidi"/>
            <w:noProof/>
          </w:rPr>
          <w:t>2.2</w:t>
        </w:r>
        <w:r w:rsidR="00EB223A">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User Classes and Characteristics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_Toc230180104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w:t>
        </w:r>
        <w:r w:rsidRPr="002D7A9E">
          <w:rPr>
            <w:rFonts w:asciiTheme="majorBidi" w:hAnsiTheme="majorBidi" w:cstheme="majorBidi"/>
            <w:noProof/>
            <w:webHidden/>
          </w:rPr>
          <w:fldChar w:fldCharType="end"/>
        </w:r>
      </w:hyperlink>
    </w:p>
    <w:p w14:paraId="19B2D8DC" w14:textId="21976B42"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5" w:history="1">
        <w:r w:rsidRPr="002D7A9E">
          <w:rPr>
            <w:rStyle w:val="Hyperlink"/>
            <w:rFonts w:asciiTheme="majorBidi" w:hAnsiTheme="majorBidi" w:cstheme="majorBidi"/>
            <w:noProof/>
          </w:rPr>
          <w:t>2.3</w:t>
        </w:r>
        <w:r w:rsidR="00EB223A">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Design and Implementation Constraints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_Toc230180105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w:t>
        </w:r>
        <w:r w:rsidRPr="002D7A9E">
          <w:rPr>
            <w:rFonts w:asciiTheme="majorBidi" w:hAnsiTheme="majorBidi" w:cstheme="majorBidi"/>
            <w:noProof/>
            <w:webHidden/>
          </w:rPr>
          <w:fldChar w:fldCharType="end"/>
        </w:r>
      </w:hyperlink>
    </w:p>
    <w:p w14:paraId="7D362771" w14:textId="4DA47A89"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6" w:history="1">
        <w:r w:rsidRPr="002D7A9E">
          <w:rPr>
            <w:rStyle w:val="Hyperlink"/>
            <w:rFonts w:asciiTheme="majorBidi" w:hAnsiTheme="majorBidi" w:cstheme="majorBidi"/>
            <w:noProof/>
          </w:rPr>
          <w:t>2.4</w:t>
        </w:r>
        <w:r w:rsidR="00EB223A">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Assumptions and Dependencies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_Toc230180106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5</w:t>
        </w:r>
        <w:r w:rsidRPr="002D7A9E">
          <w:rPr>
            <w:rFonts w:asciiTheme="majorBidi" w:hAnsiTheme="majorBidi" w:cstheme="majorBidi"/>
            <w:noProof/>
            <w:webHidden/>
          </w:rPr>
          <w:fldChar w:fldCharType="end"/>
        </w:r>
      </w:hyperlink>
    </w:p>
    <w:p w14:paraId="21940ABF" w14:textId="52E0905D"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7" w:history="1">
        <w:r w:rsidRPr="002D7A9E">
          <w:rPr>
            <w:rStyle w:val="Hyperlink"/>
            <w:rFonts w:asciiTheme="majorBidi" w:hAnsiTheme="majorBidi" w:cstheme="majorBidi"/>
            <w:noProof/>
          </w:rPr>
          <w:t>2.5</w:t>
        </w:r>
        <w:r w:rsidR="00EB223A">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Functional Requirements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_Toc230180107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7</w:t>
        </w:r>
        <w:r w:rsidRPr="002D7A9E">
          <w:rPr>
            <w:rFonts w:asciiTheme="majorBidi" w:hAnsiTheme="majorBidi" w:cstheme="majorBidi"/>
            <w:noProof/>
            <w:webHidden/>
          </w:rPr>
          <w:fldChar w:fldCharType="end"/>
        </w:r>
      </w:hyperlink>
    </w:p>
    <w:p w14:paraId="476CFC0E" w14:textId="3AF7D98E"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8" w:history="1">
        <w:r w:rsidRPr="002D7A9E">
          <w:rPr>
            <w:rStyle w:val="Hyperlink"/>
            <w:rFonts w:asciiTheme="majorBidi" w:hAnsiTheme="majorBidi" w:cstheme="majorBidi"/>
            <w:noProof/>
          </w:rPr>
          <w:t>2.6</w:t>
        </w:r>
        <w:r w:rsidR="00EB223A">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Use Case Diagram</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_Toc230180108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23</w:t>
        </w:r>
        <w:r w:rsidRPr="002D7A9E">
          <w:rPr>
            <w:rFonts w:asciiTheme="majorBidi" w:hAnsiTheme="majorBidi" w:cstheme="majorBidi"/>
            <w:noProof/>
            <w:webHidden/>
          </w:rPr>
          <w:fldChar w:fldCharType="end"/>
        </w:r>
      </w:hyperlink>
    </w:p>
    <w:p w14:paraId="3B0E878B" w14:textId="360F4715"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09" w:history="1">
        <w:r w:rsidRPr="002D7A9E">
          <w:rPr>
            <w:rStyle w:val="Hyperlink"/>
            <w:rFonts w:asciiTheme="majorBidi" w:hAnsiTheme="majorBidi" w:cstheme="majorBidi"/>
            <w:noProof/>
          </w:rPr>
          <w:t>2.7</w:t>
        </w:r>
        <w:r w:rsidR="00EB223A">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Nonfunctional Requirements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_Toc230180109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23</w:t>
        </w:r>
        <w:r w:rsidRPr="002D7A9E">
          <w:rPr>
            <w:rFonts w:asciiTheme="majorBidi" w:hAnsiTheme="majorBidi" w:cstheme="majorBidi"/>
            <w:noProof/>
            <w:webHidden/>
          </w:rPr>
          <w:fldChar w:fldCharType="end"/>
        </w:r>
      </w:hyperlink>
    </w:p>
    <w:p w14:paraId="3772ACE6" w14:textId="7F46D0E3"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0" w:history="1">
        <w:r w:rsidRPr="002D7A9E">
          <w:rPr>
            <w:rStyle w:val="Hyperlink"/>
            <w:rFonts w:asciiTheme="majorBidi" w:hAnsiTheme="majorBidi" w:cstheme="majorBidi"/>
            <w:noProof/>
          </w:rPr>
          <w:t>2.8</w:t>
        </w:r>
        <w:r w:rsidR="00EB223A">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Other Requirements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_Toc230180110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24</w:t>
        </w:r>
        <w:r w:rsidRPr="002D7A9E">
          <w:rPr>
            <w:rFonts w:asciiTheme="majorBidi" w:hAnsiTheme="majorBidi" w:cstheme="majorBidi"/>
            <w:noProof/>
            <w:webHidden/>
          </w:rPr>
          <w:fldChar w:fldCharType="end"/>
        </w:r>
      </w:hyperlink>
    </w:p>
    <w:p w14:paraId="455FBF62" w14:textId="5B83923A" w:rsidR="0016707C" w:rsidRPr="002D7A9E" w:rsidRDefault="009E5810">
      <w:pPr>
        <w:pStyle w:val="TOC1"/>
        <w:tabs>
          <w:tab w:val="left" w:pos="4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r>
        <w:rPr>
          <w:rFonts w:asciiTheme="majorBidi" w:hAnsiTheme="majorBidi" w:cstheme="majorBidi"/>
          <w:noProof/>
        </w:rPr>
        <w:t xml:space="preserve">CHAPTER </w:t>
      </w:r>
      <w:hyperlink w:anchor="_Toc230180111" w:history="1">
        <w:r w:rsidR="0016707C" w:rsidRPr="002D7A9E">
          <w:rPr>
            <w:rStyle w:val="Hyperlink"/>
            <w:rFonts w:asciiTheme="majorBidi" w:hAnsiTheme="majorBidi" w:cstheme="majorBidi"/>
            <w:noProof/>
          </w:rPr>
          <w:t>3.</w:t>
        </w:r>
        <w:r>
          <w:rPr>
            <w:rFonts w:eastAsiaTheme="minorEastAsia"/>
            <w:b w:val="0"/>
            <w:bCs w:val="0"/>
            <w:caps w:val="0"/>
            <w:kern w:val="2"/>
            <w:sz w:val="24"/>
            <w:szCs w:val="24"/>
            <w:lang w:val="en-PK" w:eastAsia="en-PK"/>
            <w14:ligatures w14:val="standardContextual"/>
          </w:rPr>
          <w:t xml:space="preserve"> </w:t>
        </w:r>
        <w:r w:rsidR="0016707C" w:rsidRPr="002D7A9E">
          <w:rPr>
            <w:rStyle w:val="Hyperlink"/>
            <w:rFonts w:asciiTheme="majorBidi" w:hAnsiTheme="majorBidi" w:cstheme="majorBidi"/>
            <w:noProof/>
          </w:rPr>
          <w:t>System Design</w:t>
        </w:r>
        <w:r w:rsidR="0016707C" w:rsidRPr="002D7A9E">
          <w:rPr>
            <w:rFonts w:asciiTheme="majorBidi" w:hAnsiTheme="majorBidi" w:cstheme="majorBidi"/>
            <w:noProof/>
            <w:webHidden/>
          </w:rPr>
          <w:tab/>
        </w:r>
        <w:r w:rsidR="0016707C" w:rsidRPr="002D7A9E">
          <w:rPr>
            <w:rFonts w:asciiTheme="majorBidi" w:hAnsiTheme="majorBidi" w:cstheme="majorBidi"/>
            <w:noProof/>
            <w:webHidden/>
          </w:rPr>
          <w:fldChar w:fldCharType="begin"/>
        </w:r>
        <w:r w:rsidR="0016707C" w:rsidRPr="002D7A9E">
          <w:rPr>
            <w:rFonts w:asciiTheme="majorBidi" w:hAnsiTheme="majorBidi" w:cstheme="majorBidi"/>
            <w:noProof/>
            <w:webHidden/>
          </w:rPr>
          <w:instrText xml:space="preserve"> PAGEREF _Toc230180111 \h </w:instrText>
        </w:r>
        <w:r w:rsidR="0016707C" w:rsidRPr="002D7A9E">
          <w:rPr>
            <w:rFonts w:asciiTheme="majorBidi" w:hAnsiTheme="majorBidi" w:cstheme="majorBidi"/>
            <w:noProof/>
            <w:webHidden/>
          </w:rPr>
        </w:r>
        <w:r w:rsidR="0016707C" w:rsidRPr="002D7A9E">
          <w:rPr>
            <w:rFonts w:asciiTheme="majorBidi" w:hAnsiTheme="majorBidi" w:cstheme="majorBidi"/>
            <w:noProof/>
            <w:webHidden/>
          </w:rPr>
          <w:fldChar w:fldCharType="separate"/>
        </w:r>
        <w:r w:rsidR="001E1560">
          <w:rPr>
            <w:rFonts w:asciiTheme="majorBidi" w:hAnsiTheme="majorBidi" w:cstheme="majorBidi"/>
            <w:noProof/>
            <w:webHidden/>
          </w:rPr>
          <w:t>25</w:t>
        </w:r>
        <w:r w:rsidR="0016707C" w:rsidRPr="002D7A9E">
          <w:rPr>
            <w:rFonts w:asciiTheme="majorBidi" w:hAnsiTheme="majorBidi" w:cstheme="majorBidi"/>
            <w:noProof/>
            <w:webHidden/>
          </w:rPr>
          <w:fldChar w:fldCharType="end"/>
        </w:r>
      </w:hyperlink>
    </w:p>
    <w:p w14:paraId="053DE58D" w14:textId="111A8EDC"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2" w:history="1">
        <w:r w:rsidRPr="002D7A9E">
          <w:rPr>
            <w:rStyle w:val="Hyperlink"/>
            <w:rFonts w:asciiTheme="majorBidi" w:hAnsiTheme="majorBidi" w:cstheme="majorBidi"/>
            <w:noProof/>
          </w:rPr>
          <w:t>3.1</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Application and Data Architecture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_Toc230180112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25</w:t>
        </w:r>
        <w:r w:rsidRPr="002D7A9E">
          <w:rPr>
            <w:rFonts w:asciiTheme="majorBidi" w:hAnsiTheme="majorBidi" w:cstheme="majorBidi"/>
            <w:noProof/>
            <w:webHidden/>
          </w:rPr>
          <w:fldChar w:fldCharType="end"/>
        </w:r>
      </w:hyperlink>
    </w:p>
    <w:p w14:paraId="329C089F" w14:textId="3F907786"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3" w:history="1">
        <w:r w:rsidRPr="002D7A9E">
          <w:rPr>
            <w:rStyle w:val="Hyperlink"/>
            <w:rFonts w:asciiTheme="majorBidi" w:hAnsiTheme="majorBidi" w:cstheme="majorBidi"/>
            <w:noProof/>
          </w:rPr>
          <w:t>3.2</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Component Interactions and Collaborations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_Toc230180113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26</w:t>
        </w:r>
        <w:r w:rsidRPr="002D7A9E">
          <w:rPr>
            <w:rFonts w:asciiTheme="majorBidi" w:hAnsiTheme="majorBidi" w:cstheme="majorBidi"/>
            <w:noProof/>
            <w:webHidden/>
          </w:rPr>
          <w:fldChar w:fldCharType="end"/>
        </w:r>
      </w:hyperlink>
    </w:p>
    <w:p w14:paraId="270390A8" w14:textId="34153515"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4" w:history="1">
        <w:r w:rsidRPr="002D7A9E">
          <w:rPr>
            <w:rStyle w:val="Hyperlink"/>
            <w:rFonts w:asciiTheme="majorBidi" w:hAnsiTheme="majorBidi" w:cstheme="majorBidi"/>
            <w:noProof/>
          </w:rPr>
          <w:t>3.3</w:t>
        </w:r>
        <w:r w:rsidR="009E5810">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System Architecture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_Toc230180114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27</w:t>
        </w:r>
        <w:r w:rsidRPr="002D7A9E">
          <w:rPr>
            <w:rFonts w:asciiTheme="majorBidi" w:hAnsiTheme="majorBidi" w:cstheme="majorBidi"/>
            <w:noProof/>
            <w:webHidden/>
          </w:rPr>
          <w:fldChar w:fldCharType="end"/>
        </w:r>
      </w:hyperlink>
    </w:p>
    <w:p w14:paraId="4ED14F27" w14:textId="66457C23"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5" w:history="1">
        <w:r w:rsidRPr="002D7A9E">
          <w:rPr>
            <w:rStyle w:val="Hyperlink"/>
            <w:rFonts w:asciiTheme="majorBidi" w:hAnsiTheme="majorBidi" w:cstheme="majorBidi"/>
            <w:noProof/>
          </w:rPr>
          <w:t>3.4</w:t>
        </w:r>
        <w:r w:rsidR="009E5810">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Architecture Evaluation</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_Toc230180115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28</w:t>
        </w:r>
        <w:r w:rsidRPr="002D7A9E">
          <w:rPr>
            <w:rFonts w:asciiTheme="majorBidi" w:hAnsiTheme="majorBidi" w:cstheme="majorBidi"/>
            <w:noProof/>
            <w:webHidden/>
          </w:rPr>
          <w:fldChar w:fldCharType="end"/>
        </w:r>
      </w:hyperlink>
    </w:p>
    <w:p w14:paraId="4ED66801" w14:textId="3F5636A0"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6" w:history="1">
        <w:r w:rsidRPr="002D7A9E">
          <w:rPr>
            <w:rStyle w:val="Hyperlink"/>
            <w:rFonts w:asciiTheme="majorBidi" w:hAnsiTheme="majorBidi" w:cstheme="majorBidi"/>
            <w:noProof/>
          </w:rPr>
          <w:t>3.5</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Component-External Entities Interface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_Toc230180116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28</w:t>
        </w:r>
        <w:r w:rsidRPr="002D7A9E">
          <w:rPr>
            <w:rFonts w:asciiTheme="majorBidi" w:hAnsiTheme="majorBidi" w:cstheme="majorBidi"/>
            <w:noProof/>
            <w:webHidden/>
          </w:rPr>
          <w:fldChar w:fldCharType="end"/>
        </w:r>
      </w:hyperlink>
    </w:p>
    <w:p w14:paraId="1260CA3A" w14:textId="1A89B5DC"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7" w:history="1">
        <w:r w:rsidRPr="002D7A9E">
          <w:rPr>
            <w:rStyle w:val="Hyperlink"/>
            <w:rFonts w:asciiTheme="majorBidi" w:hAnsiTheme="majorBidi" w:cstheme="majorBidi"/>
            <w:noProof/>
          </w:rPr>
          <w:t>3.6</w:t>
        </w:r>
        <w:r w:rsidR="009E5810">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Screenshots/Prototype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_Toc230180117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28</w:t>
        </w:r>
        <w:r w:rsidRPr="002D7A9E">
          <w:rPr>
            <w:rFonts w:asciiTheme="majorBidi" w:hAnsiTheme="majorBidi" w:cstheme="majorBidi"/>
            <w:noProof/>
            <w:webHidden/>
          </w:rPr>
          <w:fldChar w:fldCharType="end"/>
        </w:r>
      </w:hyperlink>
    </w:p>
    <w:p w14:paraId="263AE113" w14:textId="5119D118"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18" w:history="1">
        <w:r w:rsidRPr="002D7A9E">
          <w:rPr>
            <w:rStyle w:val="Hyperlink"/>
            <w:rFonts w:asciiTheme="majorBidi" w:hAnsiTheme="majorBidi" w:cstheme="majorBidi"/>
            <w:noProof/>
          </w:rPr>
          <w:t>3.7</w:t>
        </w:r>
        <w:r w:rsidR="009E5810">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Other Design Details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_Toc230180118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33</w:t>
        </w:r>
        <w:r w:rsidRPr="002D7A9E">
          <w:rPr>
            <w:rFonts w:asciiTheme="majorBidi" w:hAnsiTheme="majorBidi" w:cstheme="majorBidi"/>
            <w:noProof/>
            <w:webHidden/>
          </w:rPr>
          <w:fldChar w:fldCharType="end"/>
        </w:r>
      </w:hyperlink>
    </w:p>
    <w:p w14:paraId="3BD94CC0" w14:textId="0B0A349A" w:rsidR="0016707C" w:rsidRPr="002D7A9E" w:rsidRDefault="009E5810">
      <w:pPr>
        <w:pStyle w:val="TOC1"/>
        <w:tabs>
          <w:tab w:val="left" w:pos="4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r>
        <w:rPr>
          <w:rFonts w:asciiTheme="majorBidi" w:hAnsiTheme="majorBidi" w:cstheme="majorBidi"/>
          <w:noProof/>
        </w:rPr>
        <w:t xml:space="preserve">CHAPTER </w:t>
      </w:r>
      <w:hyperlink w:anchor="_Toc230180119" w:history="1">
        <w:r w:rsidR="0016707C" w:rsidRPr="002D7A9E">
          <w:rPr>
            <w:rStyle w:val="Hyperlink"/>
            <w:rFonts w:asciiTheme="majorBidi" w:hAnsiTheme="majorBidi" w:cstheme="majorBidi"/>
            <w:noProof/>
          </w:rPr>
          <w:t>4.</w:t>
        </w:r>
        <w:r>
          <w:rPr>
            <w:rFonts w:eastAsiaTheme="minorEastAsia"/>
            <w:b w:val="0"/>
            <w:bCs w:val="0"/>
            <w:caps w:val="0"/>
            <w:kern w:val="2"/>
            <w:sz w:val="24"/>
            <w:szCs w:val="24"/>
            <w:lang w:val="en-PK" w:eastAsia="en-PK"/>
            <w14:ligatures w14:val="standardContextual"/>
          </w:rPr>
          <w:t xml:space="preserve"> </w:t>
        </w:r>
        <w:r w:rsidR="0016707C" w:rsidRPr="002D7A9E">
          <w:rPr>
            <w:rStyle w:val="Hyperlink"/>
            <w:rFonts w:asciiTheme="majorBidi" w:hAnsiTheme="majorBidi" w:cstheme="majorBidi"/>
            <w:noProof/>
          </w:rPr>
          <w:t>Test Specification and Results</w:t>
        </w:r>
        <w:r w:rsidR="0016707C" w:rsidRPr="002D7A9E">
          <w:rPr>
            <w:rFonts w:asciiTheme="majorBidi" w:hAnsiTheme="majorBidi" w:cstheme="majorBidi"/>
            <w:noProof/>
            <w:webHidden/>
          </w:rPr>
          <w:tab/>
        </w:r>
        <w:r w:rsidR="0016707C" w:rsidRPr="002D7A9E">
          <w:rPr>
            <w:rFonts w:asciiTheme="majorBidi" w:hAnsiTheme="majorBidi" w:cstheme="majorBidi"/>
            <w:noProof/>
            <w:webHidden/>
          </w:rPr>
          <w:fldChar w:fldCharType="begin"/>
        </w:r>
        <w:r w:rsidR="0016707C" w:rsidRPr="002D7A9E">
          <w:rPr>
            <w:rFonts w:asciiTheme="majorBidi" w:hAnsiTheme="majorBidi" w:cstheme="majorBidi"/>
            <w:noProof/>
            <w:webHidden/>
          </w:rPr>
          <w:instrText xml:space="preserve"> PAGEREF _Toc230180119 \h </w:instrText>
        </w:r>
        <w:r w:rsidR="0016707C" w:rsidRPr="002D7A9E">
          <w:rPr>
            <w:rFonts w:asciiTheme="majorBidi" w:hAnsiTheme="majorBidi" w:cstheme="majorBidi"/>
            <w:noProof/>
            <w:webHidden/>
          </w:rPr>
        </w:r>
        <w:r w:rsidR="0016707C" w:rsidRPr="002D7A9E">
          <w:rPr>
            <w:rFonts w:asciiTheme="majorBidi" w:hAnsiTheme="majorBidi" w:cstheme="majorBidi"/>
            <w:noProof/>
            <w:webHidden/>
          </w:rPr>
          <w:fldChar w:fldCharType="separate"/>
        </w:r>
        <w:r w:rsidR="001E1560">
          <w:rPr>
            <w:rFonts w:asciiTheme="majorBidi" w:hAnsiTheme="majorBidi" w:cstheme="majorBidi"/>
            <w:noProof/>
            <w:webHidden/>
          </w:rPr>
          <w:t>34</w:t>
        </w:r>
        <w:r w:rsidR="0016707C" w:rsidRPr="002D7A9E">
          <w:rPr>
            <w:rFonts w:asciiTheme="majorBidi" w:hAnsiTheme="majorBidi" w:cstheme="majorBidi"/>
            <w:noProof/>
            <w:webHidden/>
          </w:rPr>
          <w:fldChar w:fldCharType="end"/>
        </w:r>
      </w:hyperlink>
    </w:p>
    <w:p w14:paraId="1A623A18" w14:textId="45974535"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20" w:history="1">
        <w:r w:rsidRPr="002D7A9E">
          <w:rPr>
            <w:rStyle w:val="Hyperlink"/>
            <w:rFonts w:asciiTheme="majorBidi" w:hAnsiTheme="majorBidi" w:cstheme="majorBidi"/>
            <w:noProof/>
          </w:rPr>
          <w:t>4.1</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Test Case Specification</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_Toc230180120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34</w:t>
        </w:r>
        <w:r w:rsidRPr="002D7A9E">
          <w:rPr>
            <w:rFonts w:asciiTheme="majorBidi" w:hAnsiTheme="majorBidi" w:cstheme="majorBidi"/>
            <w:noProof/>
            <w:webHidden/>
          </w:rPr>
          <w:fldChar w:fldCharType="end"/>
        </w:r>
      </w:hyperlink>
    </w:p>
    <w:p w14:paraId="455B641D" w14:textId="56B81C65"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21" w:history="1">
        <w:r w:rsidRPr="002D7A9E">
          <w:rPr>
            <w:rStyle w:val="Hyperlink"/>
            <w:rFonts w:asciiTheme="majorBidi" w:hAnsiTheme="majorBidi" w:cstheme="majorBidi"/>
            <w:noProof/>
          </w:rPr>
          <w:t>4.2</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Summary of Test Results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_Toc230180121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36</w:t>
        </w:r>
        <w:r w:rsidRPr="002D7A9E">
          <w:rPr>
            <w:rFonts w:asciiTheme="majorBidi" w:hAnsiTheme="majorBidi" w:cstheme="majorBidi"/>
            <w:noProof/>
            <w:webHidden/>
          </w:rPr>
          <w:fldChar w:fldCharType="end"/>
        </w:r>
      </w:hyperlink>
    </w:p>
    <w:p w14:paraId="5E1C8B9E" w14:textId="053540D4" w:rsidR="0016707C" w:rsidRPr="002D7A9E" w:rsidRDefault="009E5810">
      <w:pPr>
        <w:pStyle w:val="TOC1"/>
        <w:tabs>
          <w:tab w:val="left" w:pos="4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r>
        <w:rPr>
          <w:rFonts w:asciiTheme="majorBidi" w:hAnsiTheme="majorBidi" w:cstheme="majorBidi"/>
          <w:noProof/>
        </w:rPr>
        <w:t xml:space="preserve">CHAPTER </w:t>
      </w:r>
      <w:hyperlink w:anchor="_Toc230180122" w:history="1">
        <w:r w:rsidR="0016707C" w:rsidRPr="002D7A9E">
          <w:rPr>
            <w:rStyle w:val="Hyperlink"/>
            <w:rFonts w:asciiTheme="majorBidi" w:hAnsiTheme="majorBidi" w:cstheme="majorBidi"/>
            <w:noProof/>
          </w:rPr>
          <w:t>5.</w:t>
        </w:r>
        <w:r>
          <w:rPr>
            <w:rFonts w:eastAsiaTheme="minorEastAsia"/>
            <w:b w:val="0"/>
            <w:bCs w:val="0"/>
            <w:caps w:val="0"/>
            <w:kern w:val="2"/>
            <w:sz w:val="24"/>
            <w:szCs w:val="24"/>
            <w:lang w:val="en-PK" w:eastAsia="en-PK"/>
            <w14:ligatures w14:val="standardContextual"/>
          </w:rPr>
          <w:t xml:space="preserve"> </w:t>
        </w:r>
        <w:r w:rsidR="0016707C" w:rsidRPr="002D7A9E">
          <w:rPr>
            <w:rStyle w:val="Hyperlink"/>
            <w:rFonts w:asciiTheme="majorBidi" w:hAnsiTheme="majorBidi" w:cstheme="majorBidi"/>
            <w:noProof/>
          </w:rPr>
          <w:t>Conclusion and Future Work</w:t>
        </w:r>
        <w:r w:rsidR="0016707C" w:rsidRPr="002D7A9E">
          <w:rPr>
            <w:rFonts w:asciiTheme="majorBidi" w:hAnsiTheme="majorBidi" w:cstheme="majorBidi"/>
            <w:noProof/>
            <w:webHidden/>
          </w:rPr>
          <w:tab/>
        </w:r>
        <w:r w:rsidR="0016707C" w:rsidRPr="002D7A9E">
          <w:rPr>
            <w:rFonts w:asciiTheme="majorBidi" w:hAnsiTheme="majorBidi" w:cstheme="majorBidi"/>
            <w:noProof/>
            <w:webHidden/>
          </w:rPr>
          <w:fldChar w:fldCharType="begin"/>
        </w:r>
        <w:r w:rsidR="0016707C" w:rsidRPr="002D7A9E">
          <w:rPr>
            <w:rFonts w:asciiTheme="majorBidi" w:hAnsiTheme="majorBidi" w:cstheme="majorBidi"/>
            <w:noProof/>
            <w:webHidden/>
          </w:rPr>
          <w:instrText xml:space="preserve"> PAGEREF _Toc230180122 \h </w:instrText>
        </w:r>
        <w:r w:rsidR="0016707C" w:rsidRPr="002D7A9E">
          <w:rPr>
            <w:rFonts w:asciiTheme="majorBidi" w:hAnsiTheme="majorBidi" w:cstheme="majorBidi"/>
            <w:noProof/>
            <w:webHidden/>
          </w:rPr>
        </w:r>
        <w:r w:rsidR="0016707C" w:rsidRPr="002D7A9E">
          <w:rPr>
            <w:rFonts w:asciiTheme="majorBidi" w:hAnsiTheme="majorBidi" w:cstheme="majorBidi"/>
            <w:noProof/>
            <w:webHidden/>
          </w:rPr>
          <w:fldChar w:fldCharType="separate"/>
        </w:r>
        <w:r w:rsidR="001E1560">
          <w:rPr>
            <w:rFonts w:asciiTheme="majorBidi" w:hAnsiTheme="majorBidi" w:cstheme="majorBidi"/>
            <w:noProof/>
            <w:webHidden/>
          </w:rPr>
          <w:t>37</w:t>
        </w:r>
        <w:r w:rsidR="0016707C" w:rsidRPr="002D7A9E">
          <w:rPr>
            <w:rFonts w:asciiTheme="majorBidi" w:hAnsiTheme="majorBidi" w:cstheme="majorBidi"/>
            <w:noProof/>
            <w:webHidden/>
          </w:rPr>
          <w:fldChar w:fldCharType="end"/>
        </w:r>
      </w:hyperlink>
    </w:p>
    <w:p w14:paraId="0825197F" w14:textId="3C34BF4A"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23" w:history="1">
        <w:r w:rsidRPr="002D7A9E">
          <w:rPr>
            <w:rStyle w:val="Hyperlink"/>
            <w:rFonts w:asciiTheme="majorBidi" w:hAnsiTheme="majorBidi" w:cstheme="majorBidi"/>
            <w:noProof/>
          </w:rPr>
          <w:t>5.1</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Project summary</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_Toc230180123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37</w:t>
        </w:r>
        <w:r w:rsidRPr="002D7A9E">
          <w:rPr>
            <w:rFonts w:asciiTheme="majorBidi" w:hAnsiTheme="majorBidi" w:cstheme="majorBidi"/>
            <w:noProof/>
            <w:webHidden/>
          </w:rPr>
          <w:fldChar w:fldCharType="end"/>
        </w:r>
      </w:hyperlink>
    </w:p>
    <w:p w14:paraId="124FE299" w14:textId="3746B91F"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24" w:history="1">
        <w:r w:rsidRPr="002D7A9E">
          <w:rPr>
            <w:rStyle w:val="Hyperlink"/>
            <w:rFonts w:asciiTheme="majorBidi" w:hAnsiTheme="majorBidi" w:cstheme="majorBidi"/>
            <w:noProof/>
          </w:rPr>
          <w:t>5.2</w:t>
        </w:r>
        <w:r w:rsidR="009E5810">
          <w:rPr>
            <w:rFonts w:eastAsiaTheme="minorEastAsia"/>
            <w:smallCaps w:val="0"/>
            <w:kern w:val="2"/>
            <w:sz w:val="24"/>
            <w:szCs w:val="24"/>
            <w:lang w:val="en-PK" w:eastAsia="en-PK"/>
            <w14:ligatures w14:val="standardContextual"/>
          </w:rPr>
          <w:t xml:space="preserve"> </w:t>
        </w:r>
        <w:r w:rsidRPr="002D7A9E">
          <w:rPr>
            <w:rStyle w:val="Hyperlink"/>
            <w:rFonts w:asciiTheme="majorBidi" w:hAnsiTheme="majorBidi" w:cstheme="majorBidi"/>
            <w:noProof/>
          </w:rPr>
          <w:t>Problems faced and lessons learned</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_Toc230180124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37</w:t>
        </w:r>
        <w:r w:rsidRPr="002D7A9E">
          <w:rPr>
            <w:rFonts w:asciiTheme="majorBidi" w:hAnsiTheme="majorBidi" w:cstheme="majorBidi"/>
            <w:noProof/>
            <w:webHidden/>
          </w:rPr>
          <w:fldChar w:fldCharType="end"/>
        </w:r>
      </w:hyperlink>
    </w:p>
    <w:p w14:paraId="1DB4C9AC" w14:textId="2D67DADC" w:rsidR="0016707C" w:rsidRPr="002D7A9E" w:rsidRDefault="0016707C">
      <w:pPr>
        <w:pStyle w:val="TOC2"/>
        <w:tabs>
          <w:tab w:val="left" w:pos="960"/>
          <w:tab w:val="right" w:leader="dot" w:pos="9019"/>
        </w:tabs>
        <w:rPr>
          <w:rFonts w:asciiTheme="majorBidi" w:eastAsiaTheme="minorEastAsia" w:hAnsiTheme="majorBidi" w:cstheme="majorBidi"/>
          <w:smallCaps w:val="0"/>
          <w:noProof/>
          <w:kern w:val="2"/>
          <w:sz w:val="24"/>
          <w:szCs w:val="24"/>
          <w:lang w:val="en-PK" w:eastAsia="en-PK"/>
          <w14:ligatures w14:val="standardContextual"/>
        </w:rPr>
      </w:pPr>
      <w:hyperlink w:anchor="_Toc230180125" w:history="1">
        <w:r w:rsidRPr="002D7A9E">
          <w:rPr>
            <w:rStyle w:val="Hyperlink"/>
            <w:rFonts w:asciiTheme="majorBidi" w:hAnsiTheme="majorBidi" w:cstheme="majorBidi"/>
            <w:noProof/>
          </w:rPr>
          <w:t>5.3</w:t>
        </w:r>
        <w:r w:rsidR="009E5810">
          <w:rPr>
            <w:rFonts w:asciiTheme="majorBidi" w:eastAsiaTheme="minorEastAsia" w:hAnsiTheme="majorBidi" w:cstheme="majorBidi"/>
            <w:smallCaps w:val="0"/>
            <w:noProof/>
            <w:kern w:val="2"/>
            <w:sz w:val="24"/>
            <w:szCs w:val="24"/>
            <w:lang w:val="en-PK" w:eastAsia="en-PK"/>
            <w14:ligatures w14:val="standardContextual"/>
          </w:rPr>
          <w:t xml:space="preserve"> </w:t>
        </w:r>
        <w:r w:rsidRPr="002D7A9E">
          <w:rPr>
            <w:rStyle w:val="Hyperlink"/>
            <w:rFonts w:asciiTheme="majorBidi" w:hAnsiTheme="majorBidi" w:cstheme="majorBidi"/>
            <w:noProof/>
          </w:rPr>
          <w:t>Future work</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_Toc230180125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37</w:t>
        </w:r>
        <w:r w:rsidRPr="002D7A9E">
          <w:rPr>
            <w:rFonts w:asciiTheme="majorBidi" w:hAnsiTheme="majorBidi" w:cstheme="majorBidi"/>
            <w:noProof/>
            <w:webHidden/>
          </w:rPr>
          <w:fldChar w:fldCharType="end"/>
        </w:r>
      </w:hyperlink>
    </w:p>
    <w:p w14:paraId="3BA986E7" w14:textId="3F03B084" w:rsidR="0016707C" w:rsidRPr="002D7A9E" w:rsidRDefault="0016707C">
      <w:pPr>
        <w:pStyle w:val="TOC1"/>
        <w:tabs>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26" w:history="1">
        <w:r w:rsidRPr="002D7A9E">
          <w:rPr>
            <w:rStyle w:val="Hyperlink"/>
            <w:rFonts w:asciiTheme="majorBidi" w:hAnsiTheme="majorBidi" w:cstheme="majorBidi"/>
            <w:noProof/>
          </w:rPr>
          <w:t>References</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_Toc230180126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39</w:t>
        </w:r>
        <w:r w:rsidRPr="002D7A9E">
          <w:rPr>
            <w:rFonts w:asciiTheme="majorBidi" w:hAnsiTheme="majorBidi" w:cstheme="majorBidi"/>
            <w:noProof/>
            <w:webHidden/>
          </w:rPr>
          <w:fldChar w:fldCharType="end"/>
        </w:r>
      </w:hyperlink>
    </w:p>
    <w:p w14:paraId="71A92754" w14:textId="4D964EE3" w:rsidR="0016707C" w:rsidRPr="002D7A9E" w:rsidRDefault="0016707C">
      <w:pPr>
        <w:pStyle w:val="TOC1"/>
        <w:tabs>
          <w:tab w:val="left" w:pos="16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27" w:history="1">
        <w:r w:rsidRPr="002D7A9E">
          <w:rPr>
            <w:rStyle w:val="Hyperlink"/>
            <w:rFonts w:asciiTheme="majorBidi" w:hAnsiTheme="majorBidi" w:cstheme="majorBidi"/>
            <w:noProof/>
          </w:rPr>
          <w:t>Appendix A</w:t>
        </w:r>
        <w:r w:rsidRPr="002D7A9E">
          <w:rPr>
            <w:rFonts w:asciiTheme="majorBidi" w:eastAsiaTheme="minorEastAsia" w:hAnsiTheme="majorBidi" w:cstheme="majorBidi"/>
            <w:b w:val="0"/>
            <w:bCs w:val="0"/>
            <w:caps w:val="0"/>
            <w:noProof/>
            <w:kern w:val="2"/>
            <w:sz w:val="24"/>
            <w:szCs w:val="24"/>
            <w:lang w:val="en-PK" w:eastAsia="en-PK"/>
            <w14:ligatures w14:val="standardContextual"/>
          </w:rPr>
          <w:tab/>
        </w:r>
        <w:r w:rsidRPr="002D7A9E">
          <w:rPr>
            <w:rStyle w:val="Hyperlink"/>
            <w:rFonts w:asciiTheme="majorBidi" w:hAnsiTheme="majorBidi" w:cstheme="majorBidi"/>
            <w:noProof/>
          </w:rPr>
          <w:t>Glossary</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_Toc230180127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40</w:t>
        </w:r>
        <w:r w:rsidRPr="002D7A9E">
          <w:rPr>
            <w:rFonts w:asciiTheme="majorBidi" w:hAnsiTheme="majorBidi" w:cstheme="majorBidi"/>
            <w:noProof/>
            <w:webHidden/>
          </w:rPr>
          <w:fldChar w:fldCharType="end"/>
        </w:r>
      </w:hyperlink>
    </w:p>
    <w:p w14:paraId="0156B270" w14:textId="064A5364" w:rsidR="0016707C" w:rsidRPr="002D7A9E" w:rsidRDefault="0016707C">
      <w:pPr>
        <w:pStyle w:val="TOC1"/>
        <w:tabs>
          <w:tab w:val="left" w:pos="16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28" w:history="1">
        <w:r w:rsidRPr="002D7A9E">
          <w:rPr>
            <w:rStyle w:val="Hyperlink"/>
            <w:rFonts w:asciiTheme="majorBidi" w:hAnsiTheme="majorBidi" w:cstheme="majorBidi"/>
            <w:noProof/>
          </w:rPr>
          <w:t>Appendix B</w:t>
        </w:r>
        <w:r w:rsidRPr="002D7A9E">
          <w:rPr>
            <w:rFonts w:asciiTheme="majorBidi" w:eastAsiaTheme="minorEastAsia" w:hAnsiTheme="majorBidi" w:cstheme="majorBidi"/>
            <w:b w:val="0"/>
            <w:bCs w:val="0"/>
            <w:caps w:val="0"/>
            <w:noProof/>
            <w:kern w:val="2"/>
            <w:sz w:val="24"/>
            <w:szCs w:val="24"/>
            <w:lang w:val="en-PK" w:eastAsia="en-PK"/>
            <w14:ligatures w14:val="standardContextual"/>
          </w:rPr>
          <w:tab/>
        </w:r>
        <w:r w:rsidRPr="002D7A9E">
          <w:rPr>
            <w:rStyle w:val="Hyperlink"/>
            <w:rFonts w:asciiTheme="majorBidi" w:hAnsiTheme="majorBidi" w:cstheme="majorBidi"/>
            <w:noProof/>
          </w:rPr>
          <w:t>Deployment/Installation Guide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_Toc230180128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41</w:t>
        </w:r>
        <w:r w:rsidRPr="002D7A9E">
          <w:rPr>
            <w:rFonts w:asciiTheme="majorBidi" w:hAnsiTheme="majorBidi" w:cstheme="majorBidi"/>
            <w:noProof/>
            <w:webHidden/>
          </w:rPr>
          <w:fldChar w:fldCharType="end"/>
        </w:r>
      </w:hyperlink>
    </w:p>
    <w:p w14:paraId="76081BF8" w14:textId="4A134E52" w:rsidR="0016707C" w:rsidRPr="002D7A9E" w:rsidRDefault="0016707C">
      <w:pPr>
        <w:pStyle w:val="TOC1"/>
        <w:tabs>
          <w:tab w:val="left" w:pos="16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29" w:history="1">
        <w:r w:rsidRPr="002D7A9E">
          <w:rPr>
            <w:rStyle w:val="Hyperlink"/>
            <w:rFonts w:asciiTheme="majorBidi" w:hAnsiTheme="majorBidi" w:cstheme="majorBidi"/>
            <w:noProof/>
          </w:rPr>
          <w:t>Appendix C</w:t>
        </w:r>
        <w:r w:rsidRPr="002D7A9E">
          <w:rPr>
            <w:rFonts w:asciiTheme="majorBidi" w:eastAsiaTheme="minorEastAsia" w:hAnsiTheme="majorBidi" w:cstheme="majorBidi"/>
            <w:b w:val="0"/>
            <w:bCs w:val="0"/>
            <w:caps w:val="0"/>
            <w:noProof/>
            <w:kern w:val="2"/>
            <w:sz w:val="24"/>
            <w:szCs w:val="24"/>
            <w:lang w:val="en-PK" w:eastAsia="en-PK"/>
            <w14:ligatures w14:val="standardContextual"/>
          </w:rPr>
          <w:tab/>
        </w:r>
        <w:r w:rsidRPr="002D7A9E">
          <w:rPr>
            <w:rStyle w:val="Hyperlink"/>
            <w:rFonts w:asciiTheme="majorBidi" w:hAnsiTheme="majorBidi" w:cstheme="majorBidi"/>
            <w:noProof/>
          </w:rPr>
          <w:t>User Manual</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_Toc230180129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41</w:t>
        </w:r>
        <w:r w:rsidRPr="002D7A9E">
          <w:rPr>
            <w:rFonts w:asciiTheme="majorBidi" w:hAnsiTheme="majorBidi" w:cstheme="majorBidi"/>
            <w:noProof/>
            <w:webHidden/>
          </w:rPr>
          <w:fldChar w:fldCharType="end"/>
        </w:r>
      </w:hyperlink>
    </w:p>
    <w:p w14:paraId="3025FC85" w14:textId="4C984BBE" w:rsidR="0016707C" w:rsidRPr="002D7A9E" w:rsidRDefault="0016707C">
      <w:pPr>
        <w:pStyle w:val="TOC1"/>
        <w:tabs>
          <w:tab w:val="left" w:pos="16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30" w:history="1">
        <w:r w:rsidRPr="002D7A9E">
          <w:rPr>
            <w:rStyle w:val="Hyperlink"/>
            <w:rFonts w:asciiTheme="majorBidi" w:hAnsiTheme="majorBidi" w:cstheme="majorBidi"/>
            <w:noProof/>
          </w:rPr>
          <w:t>Appendix D</w:t>
        </w:r>
        <w:r w:rsidRPr="002D7A9E">
          <w:rPr>
            <w:rFonts w:asciiTheme="majorBidi" w:eastAsiaTheme="minorEastAsia" w:hAnsiTheme="majorBidi" w:cstheme="majorBidi"/>
            <w:b w:val="0"/>
            <w:bCs w:val="0"/>
            <w:caps w:val="0"/>
            <w:noProof/>
            <w:kern w:val="2"/>
            <w:sz w:val="24"/>
            <w:szCs w:val="24"/>
            <w:lang w:val="en-PK" w:eastAsia="en-PK"/>
            <w14:ligatures w14:val="standardContextual"/>
          </w:rPr>
          <w:tab/>
        </w:r>
        <w:r w:rsidRPr="002D7A9E">
          <w:rPr>
            <w:rStyle w:val="Hyperlink"/>
            <w:rFonts w:asciiTheme="majorBidi" w:hAnsiTheme="majorBidi" w:cstheme="majorBidi"/>
            <w:noProof/>
          </w:rPr>
          <w:t>Student Information Sheet</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_Toc230180130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41</w:t>
        </w:r>
        <w:r w:rsidRPr="002D7A9E">
          <w:rPr>
            <w:rFonts w:asciiTheme="majorBidi" w:hAnsiTheme="majorBidi" w:cstheme="majorBidi"/>
            <w:noProof/>
            <w:webHidden/>
          </w:rPr>
          <w:fldChar w:fldCharType="end"/>
        </w:r>
      </w:hyperlink>
    </w:p>
    <w:p w14:paraId="3C555042" w14:textId="248ACEBC" w:rsidR="0016707C" w:rsidRPr="002D7A9E" w:rsidRDefault="0016707C">
      <w:pPr>
        <w:pStyle w:val="TOC1"/>
        <w:tabs>
          <w:tab w:val="left" w:pos="16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31" w:history="1">
        <w:r w:rsidRPr="002D7A9E">
          <w:rPr>
            <w:rStyle w:val="Hyperlink"/>
            <w:rFonts w:asciiTheme="majorBidi" w:hAnsiTheme="majorBidi" w:cstheme="majorBidi"/>
            <w:noProof/>
          </w:rPr>
          <w:t>Appendix E</w:t>
        </w:r>
        <w:r w:rsidRPr="002D7A9E">
          <w:rPr>
            <w:rFonts w:asciiTheme="majorBidi" w:eastAsiaTheme="minorEastAsia" w:hAnsiTheme="majorBidi" w:cstheme="majorBidi"/>
            <w:b w:val="0"/>
            <w:bCs w:val="0"/>
            <w:caps w:val="0"/>
            <w:noProof/>
            <w:kern w:val="2"/>
            <w:sz w:val="24"/>
            <w:szCs w:val="24"/>
            <w:lang w:val="en-PK" w:eastAsia="en-PK"/>
            <w14:ligatures w14:val="standardContextual"/>
          </w:rPr>
          <w:tab/>
        </w:r>
        <w:r w:rsidRPr="002D7A9E">
          <w:rPr>
            <w:rStyle w:val="Hyperlink"/>
            <w:rFonts w:asciiTheme="majorBidi" w:hAnsiTheme="majorBidi" w:cstheme="majorBidi"/>
            <w:noProof/>
          </w:rPr>
          <w:t>Plagiarism Free Certificate</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_Toc230180131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42</w:t>
        </w:r>
        <w:r w:rsidRPr="002D7A9E">
          <w:rPr>
            <w:rFonts w:asciiTheme="majorBidi" w:hAnsiTheme="majorBidi" w:cstheme="majorBidi"/>
            <w:noProof/>
            <w:webHidden/>
          </w:rPr>
          <w:fldChar w:fldCharType="end"/>
        </w:r>
      </w:hyperlink>
    </w:p>
    <w:p w14:paraId="2FF4DAEE" w14:textId="682C3338" w:rsidR="0016707C" w:rsidRPr="002D7A9E" w:rsidRDefault="0016707C">
      <w:pPr>
        <w:pStyle w:val="TOC1"/>
        <w:tabs>
          <w:tab w:val="left" w:pos="1680"/>
          <w:tab w:val="right" w:leader="dot" w:pos="9019"/>
        </w:tabs>
        <w:rPr>
          <w:rFonts w:asciiTheme="majorBidi" w:eastAsiaTheme="minorEastAsia" w:hAnsiTheme="majorBidi" w:cstheme="majorBidi"/>
          <w:b w:val="0"/>
          <w:bCs w:val="0"/>
          <w:caps w:val="0"/>
          <w:noProof/>
          <w:kern w:val="2"/>
          <w:sz w:val="24"/>
          <w:szCs w:val="24"/>
          <w:lang w:val="en-PK" w:eastAsia="en-PK"/>
          <w14:ligatures w14:val="standardContextual"/>
        </w:rPr>
      </w:pPr>
      <w:hyperlink w:anchor="_Toc230180132" w:history="1">
        <w:r w:rsidRPr="002D7A9E">
          <w:rPr>
            <w:rStyle w:val="Hyperlink"/>
            <w:rFonts w:asciiTheme="majorBidi" w:hAnsiTheme="majorBidi" w:cstheme="majorBidi"/>
            <w:noProof/>
          </w:rPr>
          <w:t>Appendix F</w:t>
        </w:r>
        <w:r w:rsidRPr="002D7A9E">
          <w:rPr>
            <w:rFonts w:asciiTheme="majorBidi" w:eastAsiaTheme="minorEastAsia" w:hAnsiTheme="majorBidi" w:cstheme="majorBidi"/>
            <w:b w:val="0"/>
            <w:bCs w:val="0"/>
            <w:caps w:val="0"/>
            <w:noProof/>
            <w:kern w:val="2"/>
            <w:sz w:val="24"/>
            <w:szCs w:val="24"/>
            <w:lang w:val="en-PK" w:eastAsia="en-PK"/>
            <w14:ligatures w14:val="standardContextual"/>
          </w:rPr>
          <w:tab/>
        </w:r>
        <w:r w:rsidRPr="002D7A9E">
          <w:rPr>
            <w:rStyle w:val="Hyperlink"/>
            <w:rFonts w:asciiTheme="majorBidi" w:hAnsiTheme="majorBidi" w:cstheme="majorBidi"/>
            <w:noProof/>
          </w:rPr>
          <w:t>Plagiarism Report</w:t>
        </w:r>
        <w:r w:rsidRPr="002D7A9E">
          <w:rPr>
            <w:rFonts w:asciiTheme="majorBidi" w:hAnsiTheme="majorBidi" w:cstheme="majorBidi"/>
            <w:noProof/>
            <w:webHidden/>
          </w:rPr>
          <w:tab/>
        </w:r>
        <w:r w:rsidRPr="002D7A9E">
          <w:rPr>
            <w:rFonts w:asciiTheme="majorBidi" w:hAnsiTheme="majorBidi" w:cstheme="majorBidi"/>
            <w:noProof/>
            <w:webHidden/>
          </w:rPr>
          <w:fldChar w:fldCharType="begin"/>
        </w:r>
        <w:r w:rsidRPr="002D7A9E">
          <w:rPr>
            <w:rFonts w:asciiTheme="majorBidi" w:hAnsiTheme="majorBidi" w:cstheme="majorBidi"/>
            <w:noProof/>
            <w:webHidden/>
          </w:rPr>
          <w:instrText xml:space="preserve"> PAGEREF _Toc230180132 \h </w:instrText>
        </w:r>
        <w:r w:rsidRPr="002D7A9E">
          <w:rPr>
            <w:rFonts w:asciiTheme="majorBidi" w:hAnsiTheme="majorBidi" w:cstheme="majorBidi"/>
            <w:noProof/>
            <w:webHidden/>
          </w:rPr>
        </w:r>
        <w:r w:rsidRPr="002D7A9E">
          <w:rPr>
            <w:rFonts w:asciiTheme="majorBidi" w:hAnsiTheme="majorBidi" w:cstheme="majorBidi"/>
            <w:noProof/>
            <w:webHidden/>
          </w:rPr>
          <w:fldChar w:fldCharType="separate"/>
        </w:r>
        <w:r w:rsidR="001E1560">
          <w:rPr>
            <w:rFonts w:asciiTheme="majorBidi" w:hAnsiTheme="majorBidi" w:cstheme="majorBidi"/>
            <w:noProof/>
            <w:webHidden/>
          </w:rPr>
          <w:t>43</w:t>
        </w:r>
        <w:r w:rsidRPr="002D7A9E">
          <w:rPr>
            <w:rFonts w:asciiTheme="majorBidi" w:hAnsiTheme="majorBidi" w:cstheme="majorBidi"/>
            <w:noProof/>
            <w:webHidden/>
          </w:rPr>
          <w:fldChar w:fldCharType="end"/>
        </w:r>
      </w:hyperlink>
    </w:p>
    <w:p w14:paraId="7E9BE501" w14:textId="5F7FA5F7" w:rsidR="00C26D4D" w:rsidRPr="0055567B" w:rsidRDefault="005E3DEF" w:rsidP="005C50E6">
      <w:pPr>
        <w:pStyle w:val="TOC1"/>
        <w:tabs>
          <w:tab w:val="left" w:pos="1440"/>
          <w:tab w:val="right" w:leader="dot" w:pos="9350"/>
        </w:tabs>
        <w:rPr>
          <w:rFonts w:asciiTheme="majorBidi" w:hAnsiTheme="majorBidi" w:cstheme="majorBidi"/>
          <w:b w:val="0"/>
          <w:noProof/>
        </w:rPr>
      </w:pPr>
      <w:r w:rsidRPr="002D7A9E">
        <w:rPr>
          <w:rFonts w:asciiTheme="majorBidi" w:hAnsiTheme="majorBidi" w:cstheme="majorBidi"/>
          <w:b w:val="0"/>
          <w:noProof/>
        </w:rPr>
        <w:fldChar w:fldCharType="end"/>
      </w:r>
    </w:p>
    <w:p w14:paraId="3DAD4D13" w14:textId="7442905C" w:rsidR="00C26D4D" w:rsidRPr="00ED29F0" w:rsidRDefault="00C26D4D" w:rsidP="00C26D4D">
      <w:pPr>
        <w:pStyle w:val="TOCEntry"/>
        <w:rPr>
          <w:rFonts w:asciiTheme="majorBidi" w:hAnsiTheme="majorBidi" w:cstheme="majorBidi"/>
        </w:rPr>
      </w:pPr>
      <w:bookmarkStart w:id="17" w:name="_Toc61468807"/>
      <w:r w:rsidRPr="00ED29F0">
        <w:rPr>
          <w:rFonts w:asciiTheme="majorBidi" w:hAnsiTheme="majorBidi" w:cstheme="majorBidi"/>
        </w:rPr>
        <w:lastRenderedPageBreak/>
        <w:t>Revision History</w:t>
      </w:r>
      <w:bookmarkEnd w:id="1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ED29F0" w:rsidRPr="00ED29F0" w14:paraId="0766C2B7" w14:textId="77777777" w:rsidTr="009A4085">
        <w:tc>
          <w:tcPr>
            <w:tcW w:w="2160" w:type="dxa"/>
            <w:tcBorders>
              <w:top w:val="single" w:sz="12" w:space="0" w:color="auto"/>
              <w:bottom w:val="double" w:sz="12" w:space="0" w:color="auto"/>
            </w:tcBorders>
          </w:tcPr>
          <w:p w14:paraId="3C72B987" w14:textId="77777777" w:rsidR="00C26D4D" w:rsidRPr="00ED29F0" w:rsidRDefault="00C26D4D" w:rsidP="009A4085">
            <w:pPr>
              <w:spacing w:before="40" w:after="40"/>
              <w:rPr>
                <w:rFonts w:asciiTheme="majorBidi" w:hAnsiTheme="majorBidi" w:cstheme="majorBidi"/>
                <w:b/>
              </w:rPr>
            </w:pPr>
            <w:r w:rsidRPr="00ED29F0">
              <w:rPr>
                <w:rFonts w:asciiTheme="majorBidi" w:hAnsiTheme="majorBidi" w:cstheme="majorBidi"/>
                <w:b/>
              </w:rPr>
              <w:t>Name</w:t>
            </w:r>
          </w:p>
        </w:tc>
        <w:tc>
          <w:tcPr>
            <w:tcW w:w="1170" w:type="dxa"/>
            <w:tcBorders>
              <w:top w:val="single" w:sz="12" w:space="0" w:color="auto"/>
              <w:bottom w:val="double" w:sz="12" w:space="0" w:color="auto"/>
            </w:tcBorders>
          </w:tcPr>
          <w:p w14:paraId="184451E7" w14:textId="77777777" w:rsidR="00C26D4D" w:rsidRPr="00ED29F0" w:rsidRDefault="00C26D4D" w:rsidP="009A4085">
            <w:pPr>
              <w:spacing w:before="40" w:after="40"/>
              <w:rPr>
                <w:rFonts w:asciiTheme="majorBidi" w:hAnsiTheme="majorBidi" w:cstheme="majorBidi"/>
                <w:b/>
              </w:rPr>
            </w:pPr>
            <w:r w:rsidRPr="00ED29F0">
              <w:rPr>
                <w:rFonts w:asciiTheme="majorBidi" w:hAnsiTheme="majorBidi" w:cstheme="majorBidi"/>
                <w:b/>
              </w:rPr>
              <w:t>Date</w:t>
            </w:r>
          </w:p>
        </w:tc>
        <w:tc>
          <w:tcPr>
            <w:tcW w:w="4954" w:type="dxa"/>
            <w:tcBorders>
              <w:top w:val="single" w:sz="12" w:space="0" w:color="auto"/>
              <w:bottom w:val="double" w:sz="12" w:space="0" w:color="auto"/>
            </w:tcBorders>
          </w:tcPr>
          <w:p w14:paraId="1006C6F0" w14:textId="77777777" w:rsidR="00C26D4D" w:rsidRPr="00ED29F0" w:rsidRDefault="00C26D4D" w:rsidP="009A4085">
            <w:pPr>
              <w:spacing w:before="40" w:after="40"/>
              <w:rPr>
                <w:rFonts w:asciiTheme="majorBidi" w:hAnsiTheme="majorBidi" w:cstheme="majorBidi"/>
                <w:b/>
              </w:rPr>
            </w:pPr>
            <w:r w:rsidRPr="00ED29F0">
              <w:rPr>
                <w:rFonts w:asciiTheme="majorBidi" w:hAnsiTheme="majorBidi" w:cstheme="majorBidi"/>
                <w:b/>
              </w:rPr>
              <w:t>Reason For Changes</w:t>
            </w:r>
          </w:p>
        </w:tc>
        <w:tc>
          <w:tcPr>
            <w:tcW w:w="1584" w:type="dxa"/>
            <w:tcBorders>
              <w:top w:val="single" w:sz="12" w:space="0" w:color="auto"/>
              <w:bottom w:val="double" w:sz="12" w:space="0" w:color="auto"/>
            </w:tcBorders>
          </w:tcPr>
          <w:p w14:paraId="6F0AAB9E" w14:textId="77777777" w:rsidR="00C26D4D" w:rsidRPr="00ED29F0" w:rsidRDefault="00C26D4D" w:rsidP="009A4085">
            <w:pPr>
              <w:spacing w:before="40" w:after="40"/>
              <w:rPr>
                <w:rFonts w:asciiTheme="majorBidi" w:hAnsiTheme="majorBidi" w:cstheme="majorBidi"/>
                <w:b/>
              </w:rPr>
            </w:pPr>
            <w:r w:rsidRPr="00ED29F0">
              <w:rPr>
                <w:rFonts w:asciiTheme="majorBidi" w:hAnsiTheme="majorBidi" w:cstheme="majorBidi"/>
                <w:b/>
              </w:rPr>
              <w:t>Version</w:t>
            </w:r>
          </w:p>
        </w:tc>
      </w:tr>
      <w:tr w:rsidR="00ED29F0" w:rsidRPr="0055567B" w14:paraId="125ACF4C" w14:textId="77777777" w:rsidTr="009A4085">
        <w:tc>
          <w:tcPr>
            <w:tcW w:w="2160" w:type="dxa"/>
            <w:tcBorders>
              <w:top w:val="nil"/>
            </w:tcBorders>
          </w:tcPr>
          <w:p w14:paraId="0C4892C4" w14:textId="40D05F1B" w:rsidR="00C26D4D" w:rsidRPr="0055567B" w:rsidRDefault="00CC2D1C" w:rsidP="009A4085">
            <w:pPr>
              <w:spacing w:before="40" w:after="40"/>
              <w:rPr>
                <w:rFonts w:asciiTheme="majorBidi" w:hAnsiTheme="majorBidi" w:cstheme="majorBidi"/>
              </w:rPr>
            </w:pPr>
            <w:r w:rsidRPr="0055567B">
              <w:rPr>
                <w:rFonts w:asciiTheme="majorBidi" w:hAnsiTheme="majorBidi" w:cstheme="majorBidi"/>
              </w:rPr>
              <w:t>Haider Ali</w:t>
            </w:r>
          </w:p>
        </w:tc>
        <w:tc>
          <w:tcPr>
            <w:tcW w:w="1170" w:type="dxa"/>
            <w:tcBorders>
              <w:top w:val="nil"/>
            </w:tcBorders>
          </w:tcPr>
          <w:p w14:paraId="57332A17" w14:textId="2FC28C07" w:rsidR="00C26D4D" w:rsidRPr="0055567B" w:rsidRDefault="00CC2D1C" w:rsidP="009A4085">
            <w:pPr>
              <w:spacing w:before="40" w:after="40"/>
              <w:rPr>
                <w:rFonts w:asciiTheme="majorBidi" w:hAnsiTheme="majorBidi" w:cstheme="majorBidi"/>
              </w:rPr>
            </w:pPr>
            <w:r w:rsidRPr="0055567B">
              <w:rPr>
                <w:rFonts w:asciiTheme="majorBidi" w:hAnsiTheme="majorBidi" w:cstheme="majorBidi"/>
              </w:rPr>
              <w:t>22/04/26</w:t>
            </w:r>
          </w:p>
        </w:tc>
        <w:tc>
          <w:tcPr>
            <w:tcW w:w="4954" w:type="dxa"/>
            <w:tcBorders>
              <w:top w:val="nil"/>
            </w:tcBorders>
          </w:tcPr>
          <w:p w14:paraId="60E299BB" w14:textId="2E4E8AC9" w:rsidR="00C26D4D" w:rsidRPr="0055567B" w:rsidRDefault="00CC2D1C" w:rsidP="009A4085">
            <w:pPr>
              <w:spacing w:before="40" w:after="40"/>
              <w:rPr>
                <w:rFonts w:asciiTheme="majorBidi" w:hAnsiTheme="majorBidi" w:cstheme="majorBidi"/>
              </w:rPr>
            </w:pPr>
            <w:r w:rsidRPr="0055567B">
              <w:rPr>
                <w:rFonts w:asciiTheme="majorBidi" w:hAnsiTheme="majorBidi" w:cstheme="majorBidi"/>
              </w:rPr>
              <w:t>Initial draft</w:t>
            </w:r>
          </w:p>
        </w:tc>
        <w:tc>
          <w:tcPr>
            <w:tcW w:w="1584" w:type="dxa"/>
            <w:tcBorders>
              <w:top w:val="nil"/>
            </w:tcBorders>
          </w:tcPr>
          <w:p w14:paraId="703091EB" w14:textId="2C2AF1B6" w:rsidR="00C26D4D" w:rsidRPr="0055567B" w:rsidRDefault="3CF77ACC" w:rsidP="009A4085">
            <w:pPr>
              <w:spacing w:before="40" w:after="40"/>
              <w:rPr>
                <w:rFonts w:asciiTheme="majorBidi" w:hAnsiTheme="majorBidi" w:cstheme="majorBidi"/>
              </w:rPr>
            </w:pPr>
            <w:r w:rsidRPr="0055567B">
              <w:rPr>
                <w:rFonts w:asciiTheme="majorBidi" w:hAnsiTheme="majorBidi" w:cstheme="majorBidi"/>
              </w:rPr>
              <w:t>1</w:t>
            </w:r>
          </w:p>
        </w:tc>
      </w:tr>
      <w:tr w:rsidR="00C26D4D" w:rsidRPr="0055567B" w14:paraId="7F7902E7" w14:textId="77777777" w:rsidTr="009A4085">
        <w:tc>
          <w:tcPr>
            <w:tcW w:w="2160" w:type="dxa"/>
            <w:tcBorders>
              <w:bottom w:val="single" w:sz="12" w:space="0" w:color="auto"/>
            </w:tcBorders>
          </w:tcPr>
          <w:p w14:paraId="40CF51E1" w14:textId="77777777" w:rsidR="00C26D4D" w:rsidRPr="0055567B" w:rsidRDefault="3CF77ACC" w:rsidP="009A4085">
            <w:pPr>
              <w:spacing w:before="40" w:after="40"/>
              <w:rPr>
                <w:rFonts w:asciiTheme="majorBidi" w:hAnsiTheme="majorBidi" w:cstheme="majorBidi"/>
              </w:rPr>
            </w:pPr>
            <w:r w:rsidRPr="0055567B">
              <w:rPr>
                <w:rFonts w:asciiTheme="majorBidi" w:hAnsiTheme="majorBidi" w:cstheme="majorBidi"/>
              </w:rPr>
              <w:t>Natasha Zaheer</w:t>
            </w:r>
          </w:p>
        </w:tc>
        <w:tc>
          <w:tcPr>
            <w:tcW w:w="1170" w:type="dxa"/>
            <w:tcBorders>
              <w:bottom w:val="single" w:sz="12" w:space="0" w:color="auto"/>
            </w:tcBorders>
          </w:tcPr>
          <w:p w14:paraId="6C84F236" w14:textId="3AD5B903" w:rsidR="00C26D4D" w:rsidRPr="0055567B" w:rsidRDefault="3CF77ACC" w:rsidP="009A4085">
            <w:pPr>
              <w:spacing w:before="40" w:after="40"/>
              <w:rPr>
                <w:rFonts w:asciiTheme="majorBidi" w:hAnsiTheme="majorBidi" w:cstheme="majorBidi"/>
              </w:rPr>
            </w:pPr>
            <w:r w:rsidRPr="0055567B">
              <w:rPr>
                <w:rFonts w:asciiTheme="majorBidi" w:hAnsiTheme="majorBidi" w:cstheme="majorBidi"/>
              </w:rPr>
              <w:t>30/04/26</w:t>
            </w:r>
          </w:p>
        </w:tc>
        <w:tc>
          <w:tcPr>
            <w:tcW w:w="4954" w:type="dxa"/>
            <w:tcBorders>
              <w:bottom w:val="single" w:sz="12" w:space="0" w:color="auto"/>
            </w:tcBorders>
          </w:tcPr>
          <w:p w14:paraId="434CFAC7" w14:textId="6997929E" w:rsidR="00C26D4D" w:rsidRPr="0055567B" w:rsidRDefault="3CF77ACC" w:rsidP="009A4085">
            <w:pPr>
              <w:spacing w:before="40" w:after="40"/>
              <w:rPr>
                <w:rFonts w:asciiTheme="majorBidi" w:hAnsiTheme="majorBidi" w:cstheme="majorBidi"/>
              </w:rPr>
            </w:pPr>
            <w:r w:rsidRPr="0055567B">
              <w:rPr>
                <w:rFonts w:asciiTheme="majorBidi" w:hAnsiTheme="majorBidi" w:cstheme="majorBidi"/>
              </w:rPr>
              <w:t>Additions to Section 2 &amp; 3</w:t>
            </w:r>
          </w:p>
        </w:tc>
        <w:tc>
          <w:tcPr>
            <w:tcW w:w="1584" w:type="dxa"/>
            <w:tcBorders>
              <w:bottom w:val="single" w:sz="12" w:space="0" w:color="auto"/>
            </w:tcBorders>
          </w:tcPr>
          <w:p w14:paraId="7B3D7330" w14:textId="3C377972" w:rsidR="00C26D4D" w:rsidRPr="0055567B" w:rsidRDefault="3CF77ACC" w:rsidP="009A4085">
            <w:pPr>
              <w:spacing w:before="40" w:after="40"/>
              <w:rPr>
                <w:rFonts w:asciiTheme="majorBidi" w:hAnsiTheme="majorBidi" w:cstheme="majorBidi"/>
              </w:rPr>
            </w:pPr>
            <w:r w:rsidRPr="0055567B">
              <w:rPr>
                <w:rFonts w:asciiTheme="majorBidi" w:hAnsiTheme="majorBidi" w:cstheme="majorBidi"/>
              </w:rPr>
              <w:t>1.1</w:t>
            </w:r>
          </w:p>
        </w:tc>
      </w:tr>
    </w:tbl>
    <w:p w14:paraId="701F81EF" w14:textId="6DEFB964" w:rsidR="0055567B" w:rsidRPr="0055567B" w:rsidRDefault="0055567B" w:rsidP="0055567B">
      <w:pPr>
        <w:rPr>
          <w:rFonts w:asciiTheme="majorBidi" w:hAnsiTheme="majorBidi" w:cstheme="majorBidi"/>
          <w:b/>
        </w:rPr>
        <w:sectPr w:rsidR="0055567B" w:rsidRPr="0055567B" w:rsidSect="00AA7BCE">
          <w:headerReference w:type="default" r:id="rId11"/>
          <w:type w:val="continuous"/>
          <w:pgSz w:w="11909" w:h="16834" w:code="9"/>
          <w:pgMar w:top="1440" w:right="1440" w:bottom="1440" w:left="1440" w:header="720" w:footer="720" w:gutter="0"/>
          <w:pgNumType w:fmt="lowerRoman"/>
          <w:cols w:space="720"/>
        </w:sectPr>
      </w:pPr>
    </w:p>
    <w:p w14:paraId="0D815D3C" w14:textId="36833C6D" w:rsidR="00C26D4D" w:rsidRPr="0055567B" w:rsidRDefault="001E6425" w:rsidP="001E6425">
      <w:pPr>
        <w:pStyle w:val="Heading1"/>
        <w:numPr>
          <w:ilvl w:val="0"/>
          <w:numId w:val="36"/>
        </w:numPr>
        <w:rPr>
          <w:rFonts w:asciiTheme="majorBidi" w:hAnsiTheme="majorBidi" w:cstheme="majorBidi"/>
        </w:rPr>
      </w:pPr>
      <w:bookmarkStart w:id="18" w:name="_Toc230180097"/>
      <w:r w:rsidRPr="0055567B">
        <w:rPr>
          <w:rFonts w:asciiTheme="majorBidi" w:hAnsiTheme="majorBidi" w:cstheme="majorBidi"/>
        </w:rPr>
        <w:lastRenderedPageBreak/>
        <w:t>Introduction</w:t>
      </w:r>
      <w:bookmarkEnd w:id="18"/>
    </w:p>
    <w:p w14:paraId="38D00274" w14:textId="77777777" w:rsidR="00F31CA9" w:rsidRPr="00ED29F0" w:rsidRDefault="00F31CA9" w:rsidP="001E6425">
      <w:pPr>
        <w:ind w:left="360"/>
        <w:rPr>
          <w:rFonts w:asciiTheme="majorBidi" w:hAnsiTheme="majorBidi" w:cstheme="majorBidi"/>
        </w:rPr>
        <w:sectPr w:rsidR="00F31CA9" w:rsidRPr="00ED29F0" w:rsidSect="0055567B">
          <w:footerReference w:type="default" r:id="rId12"/>
          <w:pgSz w:w="11909" w:h="16834" w:code="9"/>
          <w:pgMar w:top="1440" w:right="1440" w:bottom="1440" w:left="1440" w:header="720" w:footer="720" w:gutter="0"/>
          <w:pgNumType w:start="1"/>
          <w:cols w:space="720"/>
        </w:sectPr>
      </w:pPr>
    </w:p>
    <w:p w14:paraId="1C7672F6" w14:textId="77777777" w:rsidR="00FA26D6" w:rsidRPr="00ED29F0" w:rsidRDefault="00FA26D6" w:rsidP="00FA26D6">
      <w:pPr>
        <w:pStyle w:val="Heading2"/>
        <w:jc w:val="both"/>
        <w:rPr>
          <w:rFonts w:asciiTheme="majorBidi" w:hAnsiTheme="majorBidi" w:cstheme="majorBidi"/>
        </w:rPr>
      </w:pPr>
      <w:bookmarkStart w:id="19" w:name="_Toc61468809"/>
      <w:bookmarkStart w:id="20" w:name="_Toc61471629"/>
      <w:bookmarkStart w:id="21" w:name="_Toc230180098"/>
      <w:r w:rsidRPr="00ED29F0">
        <w:rPr>
          <w:rFonts w:asciiTheme="majorBidi" w:hAnsiTheme="majorBidi" w:cstheme="majorBidi"/>
        </w:rPr>
        <w:t>Introduction</w:t>
      </w:r>
      <w:bookmarkEnd w:id="19"/>
      <w:bookmarkEnd w:id="20"/>
      <w:bookmarkEnd w:id="21"/>
    </w:p>
    <w:p w14:paraId="01DEC895" w14:textId="77777777" w:rsidR="002914BE" w:rsidRPr="00ED29F0" w:rsidRDefault="002914BE" w:rsidP="002914BE">
      <w:pPr>
        <w:pStyle w:val="template"/>
        <w:jc w:val="both"/>
        <w:rPr>
          <w:rFonts w:asciiTheme="majorBidi" w:hAnsiTheme="majorBidi" w:cstheme="majorBidi"/>
          <w:i w:val="0"/>
        </w:rPr>
      </w:pPr>
      <w:r w:rsidRPr="00ED29F0">
        <w:rPr>
          <w:rFonts w:asciiTheme="majorBidi" w:hAnsiTheme="majorBidi" w:cstheme="majorBidi"/>
          <w:i w:val="0"/>
        </w:rPr>
        <w:t>The rapid growth of digital systems and online communication has significantly increased concerns regarding user privacy and system security. Among various forms of malicious software, keyloggers represent a particularly severe threat, as they are capable of silently capturing sensitive user input such as passwords, financial information, and personal communications. Traditional antivirus and intrusion detection systems primarily rely on signature-based techniques, which are often ineffective against newly developed or obfuscated malware variants, especially those that do not exhibit known signatures.</w:t>
      </w:r>
    </w:p>
    <w:p w14:paraId="5AC1AF9A" w14:textId="77777777" w:rsidR="002914BE" w:rsidRPr="00ED29F0" w:rsidRDefault="002914BE" w:rsidP="002914BE">
      <w:pPr>
        <w:pStyle w:val="template"/>
        <w:jc w:val="both"/>
        <w:rPr>
          <w:rFonts w:asciiTheme="majorBidi" w:hAnsiTheme="majorBidi" w:cstheme="majorBidi"/>
          <w:i w:val="0"/>
        </w:rPr>
      </w:pPr>
    </w:p>
    <w:p w14:paraId="537A9EFB" w14:textId="77777777" w:rsidR="002914BE" w:rsidRPr="00ED29F0" w:rsidRDefault="002914BE" w:rsidP="002914BE">
      <w:pPr>
        <w:pStyle w:val="template"/>
        <w:jc w:val="both"/>
        <w:rPr>
          <w:rFonts w:asciiTheme="majorBidi" w:hAnsiTheme="majorBidi" w:cstheme="majorBidi"/>
          <w:i w:val="0"/>
        </w:rPr>
      </w:pPr>
      <w:r w:rsidRPr="00ED29F0">
        <w:rPr>
          <w:rFonts w:asciiTheme="majorBidi" w:hAnsiTheme="majorBidi" w:cstheme="majorBidi"/>
          <w:i w:val="0"/>
        </w:rPr>
        <w:t>In response to these limitations, this project presents a Linux-based keylogger detection system that adopts a behavioral analysis approach rather than relying on signature matching. The system operates at the kernel level to monitor keyboard input events and identify anomalous patterns associated with unauthorized input monitoring. By focusing on behavioral metadata such as event frequency, timing characteristics, and process context, the system ensures detection capability while preserving user privacy by explicitly avoiding the capture of actual keystroke content.</w:t>
      </w:r>
    </w:p>
    <w:p w14:paraId="2231F394" w14:textId="77777777" w:rsidR="002914BE" w:rsidRPr="00ED29F0" w:rsidRDefault="002914BE" w:rsidP="002914BE">
      <w:pPr>
        <w:pStyle w:val="template"/>
        <w:jc w:val="both"/>
        <w:rPr>
          <w:rFonts w:asciiTheme="majorBidi" w:hAnsiTheme="majorBidi" w:cstheme="majorBidi"/>
          <w:i w:val="0"/>
        </w:rPr>
      </w:pPr>
    </w:p>
    <w:p w14:paraId="715A39EC" w14:textId="77777777" w:rsidR="002914BE" w:rsidRPr="00ED29F0" w:rsidRDefault="002914BE" w:rsidP="002914BE">
      <w:pPr>
        <w:pStyle w:val="template"/>
        <w:jc w:val="both"/>
        <w:rPr>
          <w:rFonts w:asciiTheme="majorBidi" w:hAnsiTheme="majorBidi" w:cstheme="majorBidi"/>
          <w:i w:val="0"/>
        </w:rPr>
      </w:pPr>
      <w:r w:rsidRPr="00ED29F0">
        <w:rPr>
          <w:rFonts w:asciiTheme="majorBidi" w:hAnsiTheme="majorBidi" w:cstheme="majorBidi"/>
          <w:i w:val="0"/>
        </w:rPr>
        <w:t>The developed system integrates kernel-space monitoring, user-space analysis, and machine learning-based classification to provide a comprehensive detection framework. A loadable kernel module captures keyboard event metadata in real time, which is transmitted to a user-space daemon using an efficient inter-process communication mechanism. The daemon applies both heuristic rules and a trained machine learning model to detect suspicious activity patterns. Additionally, a graphical user interface provides real-time visualization, alerts, and system insights to enhance usability and awareness.</w:t>
      </w:r>
    </w:p>
    <w:p w14:paraId="2D6D05AD" w14:textId="77777777" w:rsidR="002914BE" w:rsidRPr="00ED29F0" w:rsidRDefault="002914BE" w:rsidP="002914BE">
      <w:pPr>
        <w:pStyle w:val="template"/>
        <w:jc w:val="both"/>
        <w:rPr>
          <w:rFonts w:asciiTheme="majorBidi" w:hAnsiTheme="majorBidi" w:cstheme="majorBidi"/>
          <w:i w:val="0"/>
        </w:rPr>
      </w:pPr>
    </w:p>
    <w:p w14:paraId="4FFD6452" w14:textId="4A7F89E6" w:rsidR="002914BE" w:rsidRPr="00ED29F0" w:rsidRDefault="002914BE" w:rsidP="002914BE">
      <w:pPr>
        <w:pStyle w:val="template"/>
        <w:jc w:val="both"/>
        <w:rPr>
          <w:rFonts w:asciiTheme="majorBidi" w:hAnsiTheme="majorBidi" w:cstheme="majorBidi"/>
          <w:i w:val="0"/>
        </w:rPr>
      </w:pPr>
      <w:r w:rsidRPr="00ED29F0">
        <w:rPr>
          <w:rFonts w:asciiTheme="majorBidi" w:hAnsiTheme="majorBidi" w:cstheme="majorBidi"/>
          <w:i w:val="0"/>
        </w:rPr>
        <w:t>This project is motivated by the need for privacy-preserving, behavior-based security mechanisms that can adapt to evolving threats. It also serves as a practical exploration of kernel-level monitoring, system security design, and the application of machine learning in cybersecurity, demonstrating a viable alternative to traditional detection techniques.</w:t>
      </w:r>
    </w:p>
    <w:p w14:paraId="09FAECC3" w14:textId="6E767042" w:rsidR="00F71D8B" w:rsidRPr="00ED29F0" w:rsidRDefault="00F71D8B" w:rsidP="00F71D8B">
      <w:pPr>
        <w:pStyle w:val="Heading2"/>
        <w:jc w:val="both"/>
        <w:rPr>
          <w:rFonts w:asciiTheme="majorBidi" w:hAnsiTheme="majorBidi" w:cstheme="majorBidi"/>
        </w:rPr>
      </w:pPr>
      <w:bookmarkStart w:id="22" w:name="_Toc61468810"/>
      <w:bookmarkStart w:id="23" w:name="_Toc61471630"/>
      <w:bookmarkStart w:id="24" w:name="_Toc230180099"/>
      <w:r w:rsidRPr="00ED29F0">
        <w:rPr>
          <w:rFonts w:asciiTheme="majorBidi" w:hAnsiTheme="majorBidi" w:cstheme="majorBidi"/>
        </w:rPr>
        <w:t>Objective</w:t>
      </w:r>
      <w:r w:rsidR="00FA26D6" w:rsidRPr="00ED29F0">
        <w:rPr>
          <w:rFonts w:asciiTheme="majorBidi" w:hAnsiTheme="majorBidi" w:cstheme="majorBidi"/>
        </w:rPr>
        <w:t>s</w:t>
      </w:r>
      <w:bookmarkEnd w:id="22"/>
      <w:bookmarkEnd w:id="23"/>
      <w:bookmarkEnd w:id="24"/>
    </w:p>
    <w:p w14:paraId="59D2AA87" w14:textId="77777777" w:rsidR="006B41F0" w:rsidRPr="00ED29F0" w:rsidRDefault="006B41F0" w:rsidP="006B41F0">
      <w:pPr>
        <w:pStyle w:val="template"/>
        <w:jc w:val="both"/>
        <w:rPr>
          <w:rFonts w:asciiTheme="majorBidi" w:hAnsiTheme="majorBidi" w:cstheme="majorBidi"/>
          <w:i w:val="0"/>
        </w:rPr>
      </w:pPr>
      <w:r w:rsidRPr="00ED29F0">
        <w:rPr>
          <w:rFonts w:asciiTheme="majorBidi" w:hAnsiTheme="majorBidi" w:cstheme="majorBidi"/>
          <w:i w:val="0"/>
        </w:rPr>
        <w:t>The primary objectives of the project were as follows:</w:t>
      </w:r>
    </w:p>
    <w:p w14:paraId="01E4E4AC" w14:textId="77777777" w:rsidR="006B41F0" w:rsidRPr="00ED29F0" w:rsidRDefault="006B41F0" w:rsidP="006B41F0">
      <w:pPr>
        <w:pStyle w:val="template"/>
        <w:jc w:val="both"/>
        <w:rPr>
          <w:rFonts w:asciiTheme="majorBidi" w:hAnsiTheme="majorBidi" w:cstheme="majorBidi"/>
          <w:i w:val="0"/>
        </w:rPr>
      </w:pPr>
    </w:p>
    <w:p w14:paraId="452555FA"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design and implement a kernel-level monitoring mechanism capable of observing keyboard input events without capturing sensitive user data.</w:t>
      </w:r>
    </w:p>
    <w:p w14:paraId="44603A34"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develop a behavioral feature extraction pipeline based on timing patterns, event frequency, and process context.</w:t>
      </w:r>
    </w:p>
    <w:p w14:paraId="3AA5BA54"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implement a user-space daemon that performs real-time analysis of collected data.</w:t>
      </w:r>
    </w:p>
    <w:p w14:paraId="02E9EF67"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design and integrate a machine learning-based binary classification model for detecting anomalous input monitoring behavior.</w:t>
      </w:r>
    </w:p>
    <w:p w14:paraId="6391EF73"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supplement machine learning with rule-based heuristics for improved detection accuracy and handling of edge cases.</w:t>
      </w:r>
    </w:p>
    <w:p w14:paraId="709BEEFC"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establish a low-latency communication channel between kernel space and user space using Netlink sockets.</w:t>
      </w:r>
    </w:p>
    <w:p w14:paraId="292C3315"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develop an interactive graphical user interface for real-time monitoring, alerting, and visualization of system activity.</w:t>
      </w:r>
    </w:p>
    <w:p w14:paraId="1FB07816" w14:textId="77777777"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ensure a privacy-by-design approach by strictly avoiding the capture or storage of actual keystroke content.</w:t>
      </w:r>
    </w:p>
    <w:p w14:paraId="027D1EF6" w14:textId="4FFB9418" w:rsidR="006B41F0" w:rsidRPr="00ED29F0" w:rsidRDefault="006B41F0" w:rsidP="006B41F0">
      <w:pPr>
        <w:pStyle w:val="template"/>
        <w:numPr>
          <w:ilvl w:val="0"/>
          <w:numId w:val="22"/>
        </w:numPr>
        <w:jc w:val="both"/>
        <w:rPr>
          <w:rFonts w:asciiTheme="majorBidi" w:hAnsiTheme="majorBidi" w:cstheme="majorBidi"/>
          <w:i w:val="0"/>
        </w:rPr>
      </w:pPr>
      <w:r w:rsidRPr="00ED29F0">
        <w:rPr>
          <w:rFonts w:asciiTheme="majorBidi" w:hAnsiTheme="majorBidi" w:cstheme="majorBidi"/>
          <w:i w:val="0"/>
        </w:rPr>
        <w:t>To evaluate the system in a controlled environment and measure detection performance, latency, and resource overhead.</w:t>
      </w:r>
    </w:p>
    <w:p w14:paraId="5FA5FA0C" w14:textId="63751E85" w:rsidR="00D845FC" w:rsidRPr="00ED29F0" w:rsidRDefault="00D845FC" w:rsidP="00D845FC">
      <w:pPr>
        <w:pStyle w:val="Heading2"/>
        <w:jc w:val="both"/>
        <w:rPr>
          <w:rFonts w:asciiTheme="majorBidi" w:hAnsiTheme="majorBidi" w:cstheme="majorBidi"/>
        </w:rPr>
      </w:pPr>
      <w:bookmarkStart w:id="25" w:name="_Toc474766653"/>
      <w:bookmarkStart w:id="26" w:name="_Toc61468811"/>
      <w:bookmarkStart w:id="27" w:name="_Toc61471631"/>
      <w:bookmarkStart w:id="28" w:name="_Ref228204529"/>
      <w:bookmarkStart w:id="29" w:name="_Toc230180100"/>
      <w:r w:rsidRPr="00ED29F0">
        <w:rPr>
          <w:rFonts w:asciiTheme="majorBidi" w:hAnsiTheme="majorBidi" w:cstheme="majorBidi"/>
        </w:rPr>
        <w:lastRenderedPageBreak/>
        <w:t>Problem Statement</w:t>
      </w:r>
      <w:bookmarkEnd w:id="25"/>
      <w:bookmarkEnd w:id="26"/>
      <w:bookmarkEnd w:id="27"/>
      <w:bookmarkEnd w:id="28"/>
      <w:bookmarkEnd w:id="29"/>
    </w:p>
    <w:p w14:paraId="7FDA786A" w14:textId="77777777" w:rsidR="009928F6" w:rsidRPr="00ED29F0" w:rsidRDefault="009928F6" w:rsidP="009928F6">
      <w:pPr>
        <w:pStyle w:val="template"/>
        <w:jc w:val="both"/>
        <w:rPr>
          <w:rFonts w:asciiTheme="majorBidi" w:hAnsiTheme="majorBidi" w:cstheme="majorBidi"/>
          <w:i w:val="0"/>
          <w:szCs w:val="22"/>
        </w:rPr>
      </w:pPr>
      <w:r w:rsidRPr="00ED29F0">
        <w:rPr>
          <w:rFonts w:asciiTheme="majorBidi" w:hAnsiTheme="majorBidi" w:cstheme="majorBidi"/>
          <w:i w:val="0"/>
          <w:szCs w:val="22"/>
        </w:rPr>
        <w:t>The project addresses the problem of detecting software-based keyloggers on Linux systems in a manner that is both effective and privacy-preserving. Existing solutions predominantly rely on signature-based detection techniques, which are insufficient against unknown or behaviorally adaptive malware. Furthermore, many monitoring approaches compromise user privacy by capturing or analyzing actual keystroke data.</w:t>
      </w:r>
    </w:p>
    <w:p w14:paraId="7B4A7EAE" w14:textId="77777777" w:rsidR="009928F6" w:rsidRPr="00ED29F0" w:rsidRDefault="009928F6" w:rsidP="009928F6">
      <w:pPr>
        <w:pStyle w:val="template"/>
        <w:jc w:val="both"/>
        <w:rPr>
          <w:rFonts w:asciiTheme="majorBidi" w:hAnsiTheme="majorBidi" w:cstheme="majorBidi"/>
          <w:i w:val="0"/>
          <w:szCs w:val="22"/>
        </w:rPr>
      </w:pPr>
    </w:p>
    <w:p w14:paraId="73EAC2EF" w14:textId="77777777" w:rsidR="009928F6" w:rsidRPr="00ED29F0" w:rsidRDefault="009928F6" w:rsidP="009928F6">
      <w:pPr>
        <w:pStyle w:val="template"/>
        <w:jc w:val="both"/>
        <w:rPr>
          <w:rFonts w:asciiTheme="majorBidi" w:hAnsiTheme="majorBidi" w:cstheme="majorBidi"/>
          <w:i w:val="0"/>
          <w:szCs w:val="22"/>
        </w:rPr>
      </w:pPr>
      <w:r w:rsidRPr="00ED29F0">
        <w:rPr>
          <w:rFonts w:asciiTheme="majorBidi" w:hAnsiTheme="majorBidi" w:cstheme="majorBidi"/>
          <w:i w:val="0"/>
          <w:szCs w:val="22"/>
        </w:rPr>
        <w:t>To address these challenges, the developed system is a host-based security tool that applies behavioral analysis and machine learning techniques to identify suspicious keyboard monitoring activity. The system operates by collecting non-sensitive metadata at the kernel level and analyzing it in user space to detect anomalies indicative of keylogging behavior.</w:t>
      </w:r>
    </w:p>
    <w:p w14:paraId="1045300E" w14:textId="77777777" w:rsidR="009928F6" w:rsidRPr="00ED29F0" w:rsidRDefault="009928F6" w:rsidP="009928F6">
      <w:pPr>
        <w:pStyle w:val="template"/>
        <w:jc w:val="both"/>
        <w:rPr>
          <w:rFonts w:asciiTheme="majorBidi" w:hAnsiTheme="majorBidi" w:cstheme="majorBidi"/>
          <w:i w:val="0"/>
          <w:szCs w:val="22"/>
        </w:rPr>
      </w:pPr>
    </w:p>
    <w:p w14:paraId="0EACC6ED" w14:textId="49514BD9" w:rsidR="00692F9C" w:rsidRPr="00ED29F0" w:rsidRDefault="009928F6" w:rsidP="009928F6">
      <w:pPr>
        <w:pStyle w:val="template"/>
        <w:jc w:val="both"/>
        <w:rPr>
          <w:rFonts w:asciiTheme="majorBidi" w:hAnsiTheme="majorBidi" w:cstheme="majorBidi"/>
          <w:i w:val="0"/>
          <w:szCs w:val="22"/>
        </w:rPr>
      </w:pPr>
      <w:r w:rsidRPr="00ED29F0">
        <w:rPr>
          <w:rFonts w:asciiTheme="majorBidi" w:hAnsiTheme="majorBidi" w:cstheme="majorBidi"/>
          <w:i w:val="0"/>
          <w:szCs w:val="22"/>
        </w:rPr>
        <w:t>This project can be categorized as a research-driven software system that integrates low-level system programming, real-time data processing, and machine learning-based classification. It demonstrates the application of behavioral anomaly detection algorithms in a practical security context and provides a functional prototype that achieves improved detection capability without relying on traditional signature databases.</w:t>
      </w:r>
    </w:p>
    <w:p w14:paraId="49FB9401" w14:textId="4E5936B5" w:rsidR="00C26D4D" w:rsidRPr="00ED29F0" w:rsidRDefault="00C26D4D" w:rsidP="00F71D8B">
      <w:pPr>
        <w:pStyle w:val="Heading2"/>
        <w:jc w:val="both"/>
        <w:rPr>
          <w:rFonts w:asciiTheme="majorBidi" w:hAnsiTheme="majorBidi" w:cstheme="majorBidi"/>
        </w:rPr>
      </w:pPr>
      <w:bookmarkStart w:id="30" w:name="_Toc439994670"/>
      <w:bookmarkStart w:id="31" w:name="_Toc61468812"/>
      <w:bookmarkStart w:id="32" w:name="_Toc61471632"/>
      <w:bookmarkStart w:id="33" w:name="_Toc230180101"/>
      <w:r w:rsidRPr="00ED29F0">
        <w:rPr>
          <w:rFonts w:asciiTheme="majorBidi" w:hAnsiTheme="majorBidi" w:cstheme="majorBidi"/>
        </w:rPr>
        <w:t>Scope</w:t>
      </w:r>
      <w:bookmarkEnd w:id="30"/>
      <w:bookmarkEnd w:id="31"/>
      <w:bookmarkEnd w:id="32"/>
      <w:bookmarkEnd w:id="33"/>
    </w:p>
    <w:p w14:paraId="45BFC908" w14:textId="77777777" w:rsidR="00647E47" w:rsidRPr="00ED29F0" w:rsidRDefault="00647E47" w:rsidP="00647E47">
      <w:pPr>
        <w:pStyle w:val="template"/>
        <w:jc w:val="both"/>
        <w:rPr>
          <w:rFonts w:asciiTheme="majorBidi" w:hAnsiTheme="majorBidi" w:cstheme="majorBidi"/>
          <w:i w:val="0"/>
        </w:rPr>
      </w:pPr>
      <w:r w:rsidRPr="00ED29F0">
        <w:rPr>
          <w:rFonts w:asciiTheme="majorBidi" w:hAnsiTheme="majorBidi" w:cstheme="majorBidi"/>
          <w:i w:val="0"/>
        </w:rPr>
        <w:t>The scope of the Linux Keylogger Detection System is limited to the detection of software-based keylogging activities within a controlled Linux environment. The system is specifically designed for Ubuntu 22.04 LTS running Linux kernel version 5.15.x and operates as a host-based monitoring solution.</w:t>
      </w:r>
    </w:p>
    <w:p w14:paraId="69900A7A" w14:textId="77777777" w:rsidR="00647E47" w:rsidRPr="00ED29F0" w:rsidRDefault="00647E47" w:rsidP="00647E47">
      <w:pPr>
        <w:pStyle w:val="template"/>
        <w:jc w:val="both"/>
        <w:rPr>
          <w:rFonts w:asciiTheme="majorBidi" w:hAnsiTheme="majorBidi" w:cstheme="majorBidi"/>
          <w:i w:val="0"/>
        </w:rPr>
      </w:pPr>
    </w:p>
    <w:p w14:paraId="55EECA9A" w14:textId="77777777" w:rsidR="00647E47" w:rsidRPr="00ED29F0" w:rsidRDefault="00647E47" w:rsidP="00647E47">
      <w:pPr>
        <w:pStyle w:val="template"/>
        <w:jc w:val="both"/>
        <w:rPr>
          <w:rFonts w:asciiTheme="majorBidi" w:hAnsiTheme="majorBidi" w:cstheme="majorBidi"/>
          <w:i w:val="0"/>
        </w:rPr>
      </w:pPr>
      <w:r w:rsidRPr="00ED29F0">
        <w:rPr>
          <w:rFonts w:asciiTheme="majorBidi" w:hAnsiTheme="majorBidi" w:cstheme="majorBidi"/>
          <w:i w:val="0"/>
        </w:rPr>
        <w:t>The system includes kernel-level event monitoring, real-time data transmission via Netlink, behavioral analysis through a user-space daemon, and visualization through a graphical user interface. It focuses on identifying anomalous input monitoring patterns using both heuristic rules and machine learning models.</w:t>
      </w:r>
    </w:p>
    <w:p w14:paraId="44DF5F72" w14:textId="77777777" w:rsidR="00647E47" w:rsidRPr="00ED29F0" w:rsidRDefault="00647E47" w:rsidP="00647E47">
      <w:pPr>
        <w:pStyle w:val="template"/>
        <w:jc w:val="both"/>
        <w:rPr>
          <w:rFonts w:asciiTheme="majorBidi" w:hAnsiTheme="majorBidi" w:cstheme="majorBidi"/>
          <w:i w:val="0"/>
        </w:rPr>
      </w:pPr>
    </w:p>
    <w:p w14:paraId="5369B6B7" w14:textId="485D68A9" w:rsidR="00C26D4D" w:rsidRPr="00ED29F0" w:rsidRDefault="00647E47" w:rsidP="00647E47">
      <w:pPr>
        <w:pStyle w:val="template"/>
        <w:jc w:val="both"/>
        <w:rPr>
          <w:rFonts w:asciiTheme="majorBidi" w:hAnsiTheme="majorBidi" w:cstheme="majorBidi"/>
          <w:i w:val="0"/>
        </w:rPr>
      </w:pPr>
      <w:r w:rsidRPr="00ED29F0">
        <w:rPr>
          <w:rFonts w:asciiTheme="majorBidi" w:hAnsiTheme="majorBidi" w:cstheme="majorBidi"/>
          <w:i w:val="0"/>
        </w:rPr>
        <w:t>However, the scope of the system excludes several aspects. It does not perform malware removal or file-level disinfection, as its primary function is detection and alerting. It does not rely on signature-based scanning or maintain a database of known malware signatures. Additionally, it does not capture or store actual keystrokes, ensuring strict adherence to privacy principles. The system is not intended for cross-platform use and does not support operating systems other than Linux. Finally, hardware-based keyloggers and attacks operating entirely within kernel space are outside the scope of this project.</w:t>
      </w:r>
    </w:p>
    <w:p w14:paraId="26F598D0" w14:textId="77777777" w:rsidR="00647E47" w:rsidRPr="00ED29F0" w:rsidRDefault="00647E47" w:rsidP="00F71D8B">
      <w:pPr>
        <w:pStyle w:val="template"/>
        <w:jc w:val="both"/>
        <w:rPr>
          <w:rFonts w:asciiTheme="majorBidi" w:hAnsiTheme="majorBidi" w:cstheme="majorBidi"/>
          <w:i w:val="0"/>
        </w:rPr>
      </w:pPr>
    </w:p>
    <w:p w14:paraId="199367D8" w14:textId="77777777" w:rsidR="004D22A3" w:rsidRPr="00ED29F0" w:rsidRDefault="00C26D4D" w:rsidP="004D22A3">
      <w:pPr>
        <w:pStyle w:val="Heading1"/>
        <w:rPr>
          <w:rFonts w:asciiTheme="majorBidi" w:hAnsiTheme="majorBidi" w:cstheme="majorBidi"/>
        </w:rPr>
      </w:pPr>
      <w:bookmarkStart w:id="34" w:name="_Toc439994673"/>
      <w:r w:rsidRPr="00ED29F0">
        <w:rPr>
          <w:rFonts w:asciiTheme="majorBidi" w:hAnsiTheme="majorBidi" w:cstheme="majorBidi"/>
        </w:rPr>
        <w:br w:type="page"/>
      </w:r>
      <w:bookmarkStart w:id="35" w:name="_Toc457685300"/>
      <w:bookmarkStart w:id="36" w:name="_Toc439994682"/>
      <w:bookmarkEnd w:id="34"/>
    </w:p>
    <w:p w14:paraId="47038962" w14:textId="77777777" w:rsidR="00EF0C18" w:rsidRPr="00ED29F0" w:rsidRDefault="00EF0C18" w:rsidP="00752E06">
      <w:pPr>
        <w:pStyle w:val="Heading1"/>
        <w:numPr>
          <w:ilvl w:val="0"/>
          <w:numId w:val="1"/>
        </w:numPr>
        <w:rPr>
          <w:rFonts w:asciiTheme="majorBidi" w:hAnsiTheme="majorBidi" w:cstheme="majorBidi"/>
        </w:rPr>
      </w:pPr>
      <w:bookmarkStart w:id="37" w:name="_Toc61468813"/>
      <w:bookmarkStart w:id="38" w:name="_Toc61471633"/>
      <w:bookmarkStart w:id="39" w:name="_Toc230180102"/>
      <w:r w:rsidRPr="00ED29F0">
        <w:rPr>
          <w:rFonts w:asciiTheme="majorBidi" w:hAnsiTheme="majorBidi" w:cstheme="majorBidi"/>
        </w:rPr>
        <w:lastRenderedPageBreak/>
        <w:t>Requirements</w:t>
      </w:r>
      <w:r w:rsidR="00607858" w:rsidRPr="00ED29F0">
        <w:rPr>
          <w:rFonts w:asciiTheme="majorBidi" w:hAnsiTheme="majorBidi" w:cstheme="majorBidi"/>
        </w:rPr>
        <w:t xml:space="preserve"> Analysis</w:t>
      </w:r>
      <w:bookmarkEnd w:id="37"/>
      <w:bookmarkEnd w:id="38"/>
      <w:bookmarkEnd w:id="39"/>
    </w:p>
    <w:p w14:paraId="0456F19F" w14:textId="59C00C47" w:rsidR="00911F02" w:rsidRPr="00ED29F0" w:rsidRDefault="004D22A3" w:rsidP="0041193A">
      <w:pPr>
        <w:pStyle w:val="Heading2"/>
        <w:rPr>
          <w:rFonts w:asciiTheme="majorBidi" w:hAnsiTheme="majorBidi" w:cstheme="majorBidi"/>
        </w:rPr>
      </w:pPr>
      <w:bookmarkStart w:id="40" w:name="_Toc457685292"/>
      <w:bookmarkStart w:id="41" w:name="_Toc61468814"/>
      <w:bookmarkStart w:id="42" w:name="_Toc61471634"/>
      <w:bookmarkStart w:id="43" w:name="_Toc439994668"/>
      <w:bookmarkStart w:id="44" w:name="_Toc230180103"/>
      <w:r w:rsidRPr="00ED29F0">
        <w:rPr>
          <w:rFonts w:asciiTheme="majorBidi" w:hAnsiTheme="majorBidi" w:cstheme="majorBidi"/>
        </w:rPr>
        <w:t>Literature Review</w:t>
      </w:r>
      <w:bookmarkEnd w:id="40"/>
      <w:bookmarkEnd w:id="41"/>
      <w:bookmarkEnd w:id="42"/>
      <w:bookmarkEnd w:id="43"/>
      <w:bookmarkEnd w:id="44"/>
    </w:p>
    <w:p w14:paraId="168025BC" w14:textId="77777777" w:rsidR="00911F02" w:rsidRPr="00ED29F0" w:rsidRDefault="00911F02" w:rsidP="00911F02">
      <w:pPr>
        <w:pStyle w:val="template"/>
        <w:jc w:val="both"/>
        <w:rPr>
          <w:rFonts w:asciiTheme="majorBidi" w:hAnsiTheme="majorBidi" w:cstheme="majorBidi"/>
          <w:i w:val="0"/>
        </w:rPr>
      </w:pPr>
      <w:r w:rsidRPr="00ED29F0">
        <w:rPr>
          <w:rFonts w:asciiTheme="majorBidi" w:hAnsiTheme="majorBidi" w:cstheme="majorBidi"/>
          <w:i w:val="0"/>
        </w:rPr>
        <w:t>Research on keylogger detection has significantly expanded, primarily branching into two somewhat disconnected streams: artificial intelligence/machine learning (AI/ML) behavior analysis and kernel-level monitoring. Historically, studies utilized classical machine learning models, such as Support Vector Machines, Random Forests, Naïve Bayes, and XGBoost, to learn behavioral signatures from features like API calls and keystroke timing. These classical models often achieved 90–95% accuracy on their experimental datasets (Sahoo, S., Pradhan, R. &amp; Mishra, D.P., 2024). Subsequent research introduced sequence models like RNNs and LSTMs, which improved early detection capabilities but required greater computational resources and reduced interpretability (Sahoo, Pradhan, &amp; Mishra, 2024). Hybrid approaches have also demonstrated promising detection rates within controlled laboratory settings (Chen &amp; Wang, 2023).</w:t>
      </w:r>
    </w:p>
    <w:p w14:paraId="4D346BA2" w14:textId="77777777" w:rsidR="00911F02" w:rsidRPr="00ED29F0" w:rsidRDefault="00911F02" w:rsidP="00911F02">
      <w:pPr>
        <w:pStyle w:val="template"/>
        <w:jc w:val="both"/>
        <w:rPr>
          <w:rFonts w:asciiTheme="majorBidi" w:hAnsiTheme="majorBidi" w:cstheme="majorBidi"/>
          <w:i w:val="0"/>
        </w:rPr>
      </w:pPr>
      <w:r w:rsidRPr="00ED29F0">
        <w:rPr>
          <w:rFonts w:asciiTheme="majorBidi" w:hAnsiTheme="majorBidi" w:cstheme="majorBidi"/>
          <w:i w:val="0"/>
        </w:rPr>
        <w:t>In parallel, the security community developed kernel-level observability frameworks. The extended Berkeley Packet Filter (eBPF) ecosystem and tools like Tracee provide high-fidelity, low-overhead visibility into system calls and kernel events, establishing a practical telemetry foundation for ML models requiring kernel-level signals. Recent academic frameworks have begun exploring ML directly on these kernel traces, demonstrating the feasibility of near real-time anomaly detection (Zhang &amp; Wang, 2022).</w:t>
      </w:r>
    </w:p>
    <w:p w14:paraId="27D79FE0" w14:textId="77777777" w:rsidR="0041193A" w:rsidRPr="00ED29F0" w:rsidRDefault="0041193A" w:rsidP="00911F02">
      <w:pPr>
        <w:pStyle w:val="template"/>
        <w:jc w:val="both"/>
        <w:rPr>
          <w:rFonts w:asciiTheme="majorBidi" w:hAnsiTheme="majorBidi" w:cstheme="majorBidi"/>
          <w:i w:val="0"/>
          <w:iCs/>
        </w:rPr>
      </w:pPr>
    </w:p>
    <w:p w14:paraId="6F120F3C" w14:textId="77777777" w:rsidR="00911F02" w:rsidRPr="00ED29F0" w:rsidRDefault="00911F02" w:rsidP="00911F02">
      <w:pPr>
        <w:pStyle w:val="template"/>
        <w:jc w:val="both"/>
        <w:rPr>
          <w:rFonts w:asciiTheme="majorBidi" w:hAnsiTheme="majorBidi" w:cstheme="majorBidi"/>
          <w:i w:val="0"/>
        </w:rPr>
      </w:pPr>
      <w:r w:rsidRPr="00ED29F0">
        <w:rPr>
          <w:rFonts w:asciiTheme="majorBidi" w:hAnsiTheme="majorBidi" w:cstheme="majorBidi"/>
          <w:b/>
          <w:bCs/>
          <w:i w:val="0"/>
        </w:rPr>
        <w:t>Identified Challenges and Defects</w:t>
      </w:r>
    </w:p>
    <w:p w14:paraId="22DF702D" w14:textId="77777777" w:rsidR="00911F02" w:rsidRPr="00ED29F0" w:rsidRDefault="00911F02" w:rsidP="00911F02">
      <w:pPr>
        <w:pStyle w:val="template"/>
        <w:jc w:val="both"/>
        <w:rPr>
          <w:rFonts w:asciiTheme="majorBidi" w:hAnsiTheme="majorBidi" w:cstheme="majorBidi"/>
          <w:i w:val="0"/>
          <w:iCs/>
        </w:rPr>
      </w:pPr>
      <w:r w:rsidRPr="00ED29F0">
        <w:rPr>
          <w:rFonts w:asciiTheme="majorBidi" w:hAnsiTheme="majorBidi" w:cstheme="majorBidi"/>
          <w:i w:val="0"/>
          <w:iCs/>
        </w:rPr>
        <w:t>Despite these advancements, a synthesis of both streams reveals significant gaps that leave kernel-level keyloggers under-addressed. The primary challenges include:</w:t>
      </w:r>
    </w:p>
    <w:p w14:paraId="70DF4017" w14:textId="77777777" w:rsidR="00911F02" w:rsidRPr="00ED29F0" w:rsidRDefault="00911F02" w:rsidP="00911F02">
      <w:pPr>
        <w:pStyle w:val="template"/>
        <w:numPr>
          <w:ilvl w:val="0"/>
          <w:numId w:val="27"/>
        </w:numPr>
        <w:jc w:val="both"/>
        <w:rPr>
          <w:rFonts w:asciiTheme="majorBidi" w:hAnsiTheme="majorBidi" w:cstheme="majorBidi"/>
          <w:i w:val="0"/>
        </w:rPr>
      </w:pPr>
      <w:r w:rsidRPr="00ED29F0">
        <w:rPr>
          <w:rFonts w:asciiTheme="majorBidi" w:hAnsiTheme="majorBidi" w:cstheme="majorBidi"/>
          <w:b/>
          <w:bCs/>
          <w:i w:val="0"/>
        </w:rPr>
        <w:t>Data Scarcity:</w:t>
      </w:r>
      <w:r w:rsidRPr="00ED29F0">
        <w:rPr>
          <w:rFonts w:asciiTheme="majorBidi" w:hAnsiTheme="majorBidi" w:cstheme="majorBidi"/>
          <w:i w:val="0"/>
        </w:rPr>
        <w:t xml:space="preserve"> A reliance on user-space traces or small, simulated datasets obscures how well current models generalize to kernel-level adversarial techniques. There is a distinct shortage of publicly available, well-labeled datasets containing kernel-level traces of both benign activity and malicious keylogger behaviors.</w:t>
      </w:r>
    </w:p>
    <w:p w14:paraId="3FAAB914" w14:textId="77777777" w:rsidR="00911F02" w:rsidRPr="00ED29F0" w:rsidRDefault="00911F02" w:rsidP="00911F02">
      <w:pPr>
        <w:pStyle w:val="template"/>
        <w:numPr>
          <w:ilvl w:val="0"/>
          <w:numId w:val="27"/>
        </w:numPr>
        <w:jc w:val="both"/>
        <w:rPr>
          <w:rFonts w:asciiTheme="majorBidi" w:hAnsiTheme="majorBidi" w:cstheme="majorBidi"/>
          <w:i w:val="0"/>
        </w:rPr>
      </w:pPr>
      <w:r w:rsidRPr="00ED29F0">
        <w:rPr>
          <w:rFonts w:asciiTheme="majorBidi" w:hAnsiTheme="majorBidi" w:cstheme="majorBidi"/>
          <w:b/>
          <w:bCs/>
          <w:i w:val="0"/>
        </w:rPr>
        <w:t>Model Portability:</w:t>
      </w:r>
      <w:r w:rsidRPr="00ED29F0">
        <w:rPr>
          <w:rFonts w:asciiTheme="majorBidi" w:hAnsiTheme="majorBidi" w:cstheme="majorBidi"/>
          <w:i w:val="0"/>
        </w:rPr>
        <w:t xml:space="preserve"> Machine learning models trained on specific kernel versions often underperform on others, and cross-kernel generalization is rarely evaluated or reported.</w:t>
      </w:r>
    </w:p>
    <w:p w14:paraId="138AFE86" w14:textId="77777777" w:rsidR="00911F02" w:rsidRPr="00ED29F0" w:rsidRDefault="00911F02" w:rsidP="00911F02">
      <w:pPr>
        <w:pStyle w:val="template"/>
        <w:numPr>
          <w:ilvl w:val="0"/>
          <w:numId w:val="27"/>
        </w:numPr>
        <w:jc w:val="both"/>
        <w:rPr>
          <w:rFonts w:asciiTheme="majorBidi" w:hAnsiTheme="majorBidi" w:cstheme="majorBidi"/>
          <w:i w:val="0"/>
        </w:rPr>
      </w:pPr>
      <w:r w:rsidRPr="00ED29F0">
        <w:rPr>
          <w:rFonts w:asciiTheme="majorBidi" w:hAnsiTheme="majorBidi" w:cstheme="majorBidi"/>
          <w:b/>
          <w:bCs/>
          <w:i w:val="0"/>
        </w:rPr>
        <w:t>Explainability and Overhead:</w:t>
      </w:r>
      <w:r w:rsidRPr="00ED29F0">
        <w:rPr>
          <w:rFonts w:asciiTheme="majorBidi" w:hAnsiTheme="majorBidi" w:cstheme="majorBidi"/>
          <w:i w:val="0"/>
        </w:rPr>
        <w:t xml:space="preserve"> Deep learning models that perform well in user-space labs are frequently too computationally heavy for real-time kernel-adjacent detection. Furthermore, they lack the explainability that is crucial for security analysts during triage (Chen, J., &amp; Wang, H., 2023).</w:t>
      </w:r>
    </w:p>
    <w:p w14:paraId="56530E61" w14:textId="77777777" w:rsidR="00911F02" w:rsidRPr="00ED29F0" w:rsidRDefault="00911F02" w:rsidP="00911F02">
      <w:pPr>
        <w:pStyle w:val="template"/>
        <w:numPr>
          <w:ilvl w:val="0"/>
          <w:numId w:val="27"/>
        </w:numPr>
        <w:jc w:val="both"/>
        <w:rPr>
          <w:rFonts w:asciiTheme="majorBidi" w:hAnsiTheme="majorBidi" w:cstheme="majorBidi"/>
          <w:i w:val="0"/>
        </w:rPr>
      </w:pPr>
      <w:r w:rsidRPr="00ED29F0">
        <w:rPr>
          <w:rFonts w:asciiTheme="majorBidi" w:hAnsiTheme="majorBidi" w:cstheme="majorBidi"/>
          <w:b/>
          <w:bCs/>
          <w:i w:val="0"/>
        </w:rPr>
        <w:t>Adversarial Evasion:</w:t>
      </w:r>
      <w:r w:rsidRPr="00ED29F0">
        <w:rPr>
          <w:rFonts w:asciiTheme="majorBidi" w:hAnsiTheme="majorBidi" w:cstheme="majorBidi"/>
          <w:i w:val="0"/>
        </w:rPr>
        <w:t xml:space="preserve"> Current research combining kernel telemetry with robust, defense-aware modeling remains limited, leaving systems vulnerable to adversaries who manipulate hooks, throttle reads, or use obfuscation.</w:t>
      </w:r>
    </w:p>
    <w:p w14:paraId="7327A357" w14:textId="77777777" w:rsidR="0041193A" w:rsidRPr="00ED29F0" w:rsidRDefault="0041193A" w:rsidP="0041193A">
      <w:pPr>
        <w:pStyle w:val="template"/>
        <w:jc w:val="both"/>
        <w:rPr>
          <w:rFonts w:asciiTheme="majorBidi" w:hAnsiTheme="majorBidi" w:cstheme="majorBidi"/>
          <w:i w:val="0"/>
          <w:iCs/>
        </w:rPr>
      </w:pPr>
    </w:p>
    <w:p w14:paraId="4B5B85D1" w14:textId="77777777" w:rsidR="00911F02" w:rsidRPr="00ED29F0" w:rsidRDefault="00911F02" w:rsidP="00911F02">
      <w:pPr>
        <w:pStyle w:val="template"/>
        <w:jc w:val="both"/>
        <w:rPr>
          <w:rFonts w:asciiTheme="majorBidi" w:hAnsiTheme="majorBidi" w:cstheme="majorBidi"/>
          <w:i w:val="0"/>
          <w:iCs/>
        </w:rPr>
      </w:pPr>
      <w:r w:rsidRPr="00ED29F0">
        <w:rPr>
          <w:rFonts w:asciiTheme="majorBidi" w:hAnsiTheme="majorBidi" w:cstheme="majorBidi"/>
          <w:b/>
          <w:bCs/>
          <w:i w:val="0"/>
          <w:iCs/>
        </w:rPr>
        <w:t>Rationale for the Proposed Project</w:t>
      </w:r>
    </w:p>
    <w:p w14:paraId="201BF10D" w14:textId="33E8214E" w:rsidR="00C645D4" w:rsidRPr="00ED29F0" w:rsidRDefault="00911F02" w:rsidP="00F5479F">
      <w:pPr>
        <w:pStyle w:val="template"/>
        <w:jc w:val="both"/>
        <w:rPr>
          <w:rFonts w:asciiTheme="majorBidi" w:hAnsiTheme="majorBidi" w:cstheme="majorBidi"/>
          <w:i w:val="0"/>
        </w:rPr>
      </w:pPr>
      <w:r w:rsidRPr="00ED29F0">
        <w:rPr>
          <w:rFonts w:asciiTheme="majorBidi" w:hAnsiTheme="majorBidi" w:cstheme="majorBidi"/>
          <w:i w:val="0"/>
        </w:rPr>
        <w:t>The current landscape lacks a mature, open, lightweight, and interpretable AI system specifically designed and evaluated for kernel-level keylogger detection across diverse environments and realistic threat behaviors. This project aims to synthesize the disconnected research streams to address these exact open problems. The work involves producing a labeled dataset of realistic kernel-level traces, evaluating a spectrum of ML and anomaly-detection models with a strict focus on runtime footprint and explainability, and demonstrating an integrated prototype against baseline detectors. Given the rapid evolution of kernel attack techniques, developing an end-to-end, ML-driven detection pipeline that utilizes safe kernel telemetry is a timely and necessary contribution.</w:t>
      </w:r>
    </w:p>
    <w:p w14:paraId="69CDBE0F" w14:textId="77777777" w:rsidR="004D22A3" w:rsidRPr="00ED29F0" w:rsidRDefault="004D22A3" w:rsidP="004D22A3">
      <w:pPr>
        <w:pStyle w:val="Heading2"/>
        <w:rPr>
          <w:rFonts w:asciiTheme="majorBidi" w:hAnsiTheme="majorBidi" w:cstheme="majorBidi"/>
        </w:rPr>
      </w:pPr>
      <w:bookmarkStart w:id="45" w:name="_Toc439994676"/>
      <w:bookmarkStart w:id="46" w:name="_Toc450389349"/>
      <w:bookmarkStart w:id="47" w:name="_Toc61468815"/>
      <w:bookmarkStart w:id="48" w:name="_Toc61471635"/>
      <w:bookmarkStart w:id="49" w:name="_Toc230180104"/>
      <w:r w:rsidRPr="00ED29F0">
        <w:rPr>
          <w:rFonts w:asciiTheme="majorBidi" w:hAnsiTheme="majorBidi" w:cstheme="majorBidi"/>
        </w:rPr>
        <w:t>User Classes and Characteristics</w:t>
      </w:r>
      <w:bookmarkEnd w:id="45"/>
      <w:bookmarkEnd w:id="46"/>
      <w:bookmarkEnd w:id="47"/>
      <w:bookmarkEnd w:id="48"/>
      <w:bookmarkEnd w:id="49"/>
    </w:p>
    <w:p w14:paraId="1536C9FE" w14:textId="77777777" w:rsidR="00B43B77" w:rsidRPr="00ED29F0" w:rsidRDefault="00B43B77" w:rsidP="00B43B77">
      <w:pPr>
        <w:pStyle w:val="ListParagraph"/>
        <w:numPr>
          <w:ilvl w:val="0"/>
          <w:numId w:val="23"/>
        </w:numPr>
        <w:spacing w:before="160" w:after="80"/>
        <w:jc w:val="left"/>
        <w:rPr>
          <w:rFonts w:asciiTheme="majorBidi" w:hAnsiTheme="majorBidi" w:cstheme="majorBidi"/>
          <w:b/>
          <w:bCs/>
          <w:vanish/>
        </w:rPr>
      </w:pPr>
    </w:p>
    <w:p w14:paraId="1A6A9798" w14:textId="77777777" w:rsidR="00B43B77" w:rsidRPr="00ED29F0" w:rsidRDefault="00B43B77" w:rsidP="00B43B77">
      <w:pPr>
        <w:pStyle w:val="ListParagraph"/>
        <w:numPr>
          <w:ilvl w:val="0"/>
          <w:numId w:val="23"/>
        </w:numPr>
        <w:spacing w:before="160" w:after="80"/>
        <w:jc w:val="left"/>
        <w:rPr>
          <w:rFonts w:asciiTheme="majorBidi" w:hAnsiTheme="majorBidi" w:cstheme="majorBidi"/>
          <w:b/>
          <w:bCs/>
          <w:vanish/>
        </w:rPr>
      </w:pPr>
    </w:p>
    <w:p w14:paraId="52C8658B" w14:textId="77777777" w:rsidR="00B43B77" w:rsidRPr="00ED29F0" w:rsidRDefault="00B43B77" w:rsidP="00B43B77">
      <w:pPr>
        <w:pStyle w:val="ListParagraph"/>
        <w:numPr>
          <w:ilvl w:val="1"/>
          <w:numId w:val="23"/>
        </w:numPr>
        <w:spacing w:before="160" w:after="80"/>
        <w:jc w:val="left"/>
        <w:rPr>
          <w:rFonts w:asciiTheme="majorBidi" w:hAnsiTheme="majorBidi" w:cstheme="majorBidi"/>
          <w:b/>
          <w:bCs/>
          <w:vanish/>
        </w:rPr>
      </w:pPr>
    </w:p>
    <w:p w14:paraId="43E6EE58" w14:textId="77777777" w:rsidR="00B43B77" w:rsidRPr="00ED29F0" w:rsidRDefault="00B43B77" w:rsidP="00B43B77">
      <w:pPr>
        <w:pStyle w:val="ListParagraph"/>
        <w:numPr>
          <w:ilvl w:val="1"/>
          <w:numId w:val="23"/>
        </w:numPr>
        <w:spacing w:before="160" w:after="80"/>
        <w:jc w:val="left"/>
        <w:rPr>
          <w:rFonts w:asciiTheme="majorBidi" w:hAnsiTheme="majorBidi" w:cstheme="majorBidi"/>
          <w:b/>
          <w:bCs/>
          <w:vanish/>
        </w:rPr>
      </w:pPr>
    </w:p>
    <w:p w14:paraId="5341B11F" w14:textId="3B3F9B10" w:rsidR="00FD6116" w:rsidRPr="00ED29F0" w:rsidRDefault="00B43B77" w:rsidP="00B43B77">
      <w:pPr>
        <w:pStyle w:val="ListParagraph"/>
        <w:numPr>
          <w:ilvl w:val="2"/>
          <w:numId w:val="23"/>
        </w:numPr>
        <w:spacing w:before="160" w:after="80"/>
        <w:jc w:val="left"/>
        <w:rPr>
          <w:rFonts w:asciiTheme="majorBidi" w:hAnsiTheme="majorBidi" w:cstheme="majorBidi"/>
          <w:b/>
          <w:bCs/>
        </w:rPr>
      </w:pPr>
      <w:r w:rsidRPr="00ED29F0">
        <w:rPr>
          <w:rFonts w:asciiTheme="majorBidi" w:hAnsiTheme="majorBidi" w:cstheme="majorBidi"/>
          <w:b/>
          <w:bCs/>
        </w:rPr>
        <w:t xml:space="preserve">  </w:t>
      </w:r>
      <w:r w:rsidR="00FD6116" w:rsidRPr="00ED29F0">
        <w:rPr>
          <w:rFonts w:asciiTheme="majorBidi" w:hAnsiTheme="majorBidi" w:cstheme="majorBidi"/>
          <w:b/>
          <w:bCs/>
        </w:rPr>
        <w:t>General Users</w:t>
      </w:r>
    </w:p>
    <w:p w14:paraId="1A34DD56" w14:textId="77777777" w:rsidR="00FD6116" w:rsidRPr="00ED29F0" w:rsidRDefault="00FD6116" w:rsidP="00FD6116">
      <w:pPr>
        <w:numPr>
          <w:ilvl w:val="0"/>
          <w:numId w:val="24"/>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Limited technical knowledge of operating systems.</w:t>
      </w:r>
    </w:p>
    <w:p w14:paraId="791BF55E" w14:textId="77777777" w:rsidR="00FD6116" w:rsidRPr="00ED29F0" w:rsidRDefault="00FD6116" w:rsidP="00FD6116">
      <w:pPr>
        <w:numPr>
          <w:ilvl w:val="0"/>
          <w:numId w:val="24"/>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Interested in privacy and security awareness.</w:t>
      </w:r>
    </w:p>
    <w:p w14:paraId="40A12224" w14:textId="77777777" w:rsidR="00FD6116" w:rsidRPr="00ED29F0" w:rsidRDefault="00FD6116" w:rsidP="00FD6116">
      <w:pPr>
        <w:numPr>
          <w:ilvl w:val="0"/>
          <w:numId w:val="24"/>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Interact primarily with the dashboard to view alerts and system activity.</w:t>
      </w:r>
    </w:p>
    <w:p w14:paraId="00A796D3" w14:textId="77777777" w:rsidR="00FD6116" w:rsidRPr="00ED29F0" w:rsidRDefault="00FD6116" w:rsidP="00FD6116">
      <w:pPr>
        <w:numPr>
          <w:ilvl w:val="0"/>
          <w:numId w:val="24"/>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lastRenderedPageBreak/>
        <w:t>Do not directly configure kernel-level components.</w:t>
      </w:r>
    </w:p>
    <w:p w14:paraId="3851C4AA" w14:textId="122C9686" w:rsidR="00FD6116" w:rsidRPr="00ED29F0" w:rsidRDefault="00B43B77" w:rsidP="00FD6116">
      <w:pPr>
        <w:pStyle w:val="ListParagraph"/>
        <w:numPr>
          <w:ilvl w:val="2"/>
          <w:numId w:val="23"/>
        </w:numPr>
        <w:spacing w:before="160" w:after="80"/>
        <w:jc w:val="left"/>
        <w:rPr>
          <w:rFonts w:asciiTheme="majorBidi" w:hAnsiTheme="majorBidi" w:cstheme="majorBidi"/>
          <w:b/>
          <w:bCs/>
        </w:rPr>
      </w:pPr>
      <w:r w:rsidRPr="00ED29F0">
        <w:rPr>
          <w:rFonts w:asciiTheme="majorBidi" w:hAnsiTheme="majorBidi" w:cstheme="majorBidi"/>
          <w:b/>
          <w:bCs/>
        </w:rPr>
        <w:t xml:space="preserve">  </w:t>
      </w:r>
      <w:r w:rsidR="00FD6116" w:rsidRPr="00ED29F0">
        <w:rPr>
          <w:rFonts w:asciiTheme="majorBidi" w:hAnsiTheme="majorBidi" w:cstheme="majorBidi"/>
          <w:b/>
          <w:bCs/>
        </w:rPr>
        <w:t>Advanced Users / System Administrators</w:t>
      </w:r>
    </w:p>
    <w:p w14:paraId="33F28773" w14:textId="77777777" w:rsidR="00FD6116" w:rsidRPr="00ED29F0" w:rsidRDefault="00FD6116" w:rsidP="00FD6116">
      <w:pPr>
        <w:numPr>
          <w:ilvl w:val="0"/>
          <w:numId w:val="25"/>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Familiar with Linux systems and administrative tasks.</w:t>
      </w:r>
    </w:p>
    <w:p w14:paraId="7A4315F9" w14:textId="77777777" w:rsidR="00FD6116" w:rsidRPr="00ED29F0" w:rsidRDefault="00FD6116" w:rsidP="00FD6116">
      <w:pPr>
        <w:numPr>
          <w:ilvl w:val="0"/>
          <w:numId w:val="25"/>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Capable of installing kernel modules and managing system services.</w:t>
      </w:r>
    </w:p>
    <w:p w14:paraId="7AAEF16E" w14:textId="77777777" w:rsidR="00FD6116" w:rsidRPr="00ED29F0" w:rsidRDefault="00FD6116" w:rsidP="00FD6116">
      <w:pPr>
        <w:numPr>
          <w:ilvl w:val="0"/>
          <w:numId w:val="25"/>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May adjust configuration parameters such as detection thresholds or logging verbosity.</w:t>
      </w:r>
    </w:p>
    <w:p w14:paraId="24711275" w14:textId="539740C2" w:rsidR="00FD6116" w:rsidRPr="00ED29F0" w:rsidRDefault="00B43B77" w:rsidP="00FD6116">
      <w:pPr>
        <w:pStyle w:val="ListParagraph"/>
        <w:numPr>
          <w:ilvl w:val="2"/>
          <w:numId w:val="23"/>
        </w:numPr>
        <w:spacing w:before="160" w:after="80"/>
        <w:jc w:val="left"/>
        <w:rPr>
          <w:rFonts w:asciiTheme="majorBidi" w:hAnsiTheme="majorBidi" w:cstheme="majorBidi"/>
          <w:b/>
          <w:bCs/>
        </w:rPr>
      </w:pPr>
      <w:r w:rsidRPr="00ED29F0">
        <w:rPr>
          <w:rFonts w:asciiTheme="majorBidi" w:hAnsiTheme="majorBidi" w:cstheme="majorBidi"/>
          <w:b/>
          <w:bCs/>
        </w:rPr>
        <w:t xml:space="preserve">  </w:t>
      </w:r>
      <w:r w:rsidR="00FD6116" w:rsidRPr="00ED29F0">
        <w:rPr>
          <w:rFonts w:asciiTheme="majorBidi" w:hAnsiTheme="majorBidi" w:cstheme="majorBidi"/>
          <w:b/>
          <w:bCs/>
        </w:rPr>
        <w:t>Developers / Researchers</w:t>
      </w:r>
    </w:p>
    <w:p w14:paraId="20DDD1F8" w14:textId="77777777" w:rsidR="00FD6116" w:rsidRPr="00ED29F0" w:rsidRDefault="00FD6116" w:rsidP="00FD6116">
      <w:pPr>
        <w:numPr>
          <w:ilvl w:val="0"/>
          <w:numId w:val="26"/>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Strong understanding of operating systems, cybersecurity, and software engineering concepts.</w:t>
      </w:r>
    </w:p>
    <w:p w14:paraId="78CCEB29" w14:textId="77777777" w:rsidR="00FD6116" w:rsidRPr="00ED29F0" w:rsidRDefault="00FD6116" w:rsidP="00FD6116">
      <w:pPr>
        <w:numPr>
          <w:ilvl w:val="0"/>
          <w:numId w:val="26"/>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Use the system for experimentation, research, and analysis.</w:t>
      </w:r>
    </w:p>
    <w:p w14:paraId="01731583" w14:textId="5871C736" w:rsidR="00FD6116" w:rsidRPr="00ED29F0" w:rsidRDefault="00FD6116" w:rsidP="00FD6116">
      <w:pPr>
        <w:numPr>
          <w:ilvl w:val="0"/>
          <w:numId w:val="26"/>
        </w:numPr>
        <w:tabs>
          <w:tab w:val="num" w:pos="720"/>
        </w:tabs>
        <w:spacing w:after="80" w:line="240" w:lineRule="auto"/>
        <w:rPr>
          <w:rFonts w:asciiTheme="majorBidi" w:hAnsiTheme="majorBidi" w:cstheme="majorBidi"/>
          <w:sz w:val="22"/>
          <w:szCs w:val="18"/>
        </w:rPr>
      </w:pPr>
      <w:r w:rsidRPr="00ED29F0">
        <w:rPr>
          <w:rFonts w:asciiTheme="majorBidi" w:hAnsiTheme="majorBidi" w:cstheme="majorBidi"/>
          <w:sz w:val="22"/>
          <w:szCs w:val="18"/>
        </w:rPr>
        <w:t>Interested in the internal working of the kernel module, data pipeline, and detection logic.</w:t>
      </w:r>
    </w:p>
    <w:p w14:paraId="6A6A2567" w14:textId="77777777" w:rsidR="004D22A3" w:rsidRPr="00ED29F0" w:rsidRDefault="004D22A3" w:rsidP="004D22A3">
      <w:pPr>
        <w:pStyle w:val="Heading2"/>
        <w:rPr>
          <w:rFonts w:asciiTheme="majorBidi" w:hAnsiTheme="majorBidi" w:cstheme="majorBidi"/>
        </w:rPr>
      </w:pPr>
      <w:bookmarkStart w:id="50" w:name="_Toc439994678"/>
      <w:bookmarkStart w:id="51" w:name="_Toc450389350"/>
      <w:bookmarkStart w:id="52" w:name="_Toc61468816"/>
      <w:bookmarkStart w:id="53" w:name="_Toc61471636"/>
      <w:bookmarkStart w:id="54" w:name="_Toc230180105"/>
      <w:r w:rsidRPr="00ED29F0">
        <w:rPr>
          <w:rFonts w:asciiTheme="majorBidi" w:hAnsiTheme="majorBidi" w:cstheme="majorBidi"/>
        </w:rPr>
        <w:t>Design and Implementation Constraints</w:t>
      </w:r>
      <w:bookmarkEnd w:id="50"/>
      <w:bookmarkEnd w:id="51"/>
      <w:bookmarkEnd w:id="52"/>
      <w:bookmarkEnd w:id="53"/>
      <w:bookmarkEnd w:id="54"/>
    </w:p>
    <w:p w14:paraId="07C948F2" w14:textId="77777777" w:rsidR="0026134E" w:rsidRPr="00ED29F0" w:rsidRDefault="27BFD812" w:rsidP="005540A6">
      <w:pPr>
        <w:pStyle w:val="NormalWeb"/>
        <w:jc w:val="both"/>
        <w:rPr>
          <w:ins w:id="55" w:author="Haider Ali" w:date="2026-04-27T17:24:00Z" w16du:dateUtc="2026-04-27T12:24:00Z"/>
        </w:rPr>
      </w:pPr>
      <w:ins w:id="56" w:author="Haider Ali" w:date="2026-04-27T17:24:00Z" w16du:dateUtc="2026-04-27T12:24:00Z">
        <w:r w:rsidRPr="27BFD812">
          <w:rPr>
            <w:lang w:val="en-US"/>
          </w:rPr>
          <w:t>The design and implementation of the Linux Keylogger Detection System were influenced by several technical, environmental, and security-related constraints that limited the available development choices and guided architectural decisions.</w:t>
        </w:r>
      </w:ins>
    </w:p>
    <w:p w14:paraId="50001473" w14:textId="77777777" w:rsidR="0026134E" w:rsidRPr="00ED29F0" w:rsidRDefault="0026134E" w:rsidP="005540A6">
      <w:pPr>
        <w:pStyle w:val="NormalWeb"/>
        <w:jc w:val="both"/>
        <w:rPr>
          <w:ins w:id="57" w:author="Haider Ali" w:date="2026-04-27T17:24:00Z" w16du:dateUtc="2026-04-27T12:24:00Z"/>
        </w:rPr>
      </w:pPr>
      <w:ins w:id="58" w:author="Haider Ali" w:date="2026-04-27T17:24:00Z" w16du:dateUtc="2026-04-27T12:24:00Z">
        <w:r w:rsidRPr="77DA9529">
          <w:rPr>
            <w:lang w:val="en-US"/>
          </w:rPr>
          <w:t>One of the primary constraints was the dependency on a specific operating system and kernel version. The system is designed exclusively for Ubuntu 22.04 LTS running Linux kernel version 5.15.x. This restriction was necessary to ensure compatibility with kernel APIs such as the keyboard notifier interface and Netlink communication mechanisms. Kernel-level development inherently introduces strict constraints, including the need for stable, safe, and minimal code execution in kernel space, as errors may lead to system instability or crashes.</w:t>
        </w:r>
      </w:ins>
    </w:p>
    <w:p w14:paraId="2E1D63E2" w14:textId="77777777" w:rsidR="0026134E" w:rsidRPr="00ED29F0" w:rsidRDefault="0026134E" w:rsidP="005540A6">
      <w:pPr>
        <w:pStyle w:val="NormalWeb"/>
        <w:jc w:val="both"/>
        <w:rPr>
          <w:ins w:id="59" w:author="Haider Ali" w:date="2026-04-27T17:24:00Z" w16du:dateUtc="2026-04-27T12:24:00Z"/>
        </w:rPr>
      </w:pPr>
      <w:ins w:id="60" w:author="Haider Ali" w:date="2026-04-27T17:24:00Z" w16du:dateUtc="2026-04-27T12:24:00Z">
        <w:r w:rsidRPr="77DA9529">
          <w:rPr>
            <w:lang w:val="en-US"/>
          </w:rPr>
          <w:t>Hardware and performance limitations also influenced the system design. Since keyboard events can occur at high frequencies, the kernel module was required to operate with minimal computational overhead and memory usage. Real-time constraints dictated that event handling and data transmission should not introduce noticeable latency or degrade system performance. To address this, lightweight data structures, rate limiting mechanisms, and efficient communication via Netlink sockets were implemented.</w:t>
        </w:r>
      </w:ins>
    </w:p>
    <w:p w14:paraId="388DA25A" w14:textId="77777777" w:rsidR="0026134E" w:rsidRPr="00ED29F0" w:rsidRDefault="27BFD812" w:rsidP="005540A6">
      <w:pPr>
        <w:pStyle w:val="NormalWeb"/>
        <w:jc w:val="both"/>
        <w:rPr>
          <w:ins w:id="61" w:author="Haider Ali" w:date="2026-04-27T17:24:00Z" w16du:dateUtc="2026-04-27T12:24:00Z"/>
        </w:rPr>
      </w:pPr>
      <w:ins w:id="62" w:author="Haider Ali" w:date="2026-04-27T17:24:00Z" w16du:dateUtc="2026-04-27T12:24:00Z">
        <w:r w:rsidRPr="27BFD812">
          <w:rPr>
            <w:lang w:val="en-US"/>
          </w:rPr>
          <w:t>Another major constraint was the requirement to preserve user privacy. The system strictly avoids capturing or storing actual keystroke content, which limited the feature space available for analysis. As a result, the detection model relies entirely on behavioral metadata such as timing intervals, event frequency, and process context, rather than content-based analysis.</w:t>
        </w:r>
      </w:ins>
    </w:p>
    <w:p w14:paraId="2C9A3AF3" w14:textId="77777777" w:rsidR="0026134E" w:rsidRPr="00ED29F0" w:rsidRDefault="27BFD812" w:rsidP="005540A6">
      <w:pPr>
        <w:pStyle w:val="NormalWeb"/>
        <w:jc w:val="both"/>
        <w:rPr>
          <w:ins w:id="63" w:author="Haider Ali" w:date="2026-04-27T17:24:00Z" w16du:dateUtc="2026-04-27T12:24:00Z"/>
        </w:rPr>
      </w:pPr>
      <w:ins w:id="64" w:author="Haider Ali" w:date="2026-04-27T17:24:00Z" w16du:dateUtc="2026-04-27T12:24:00Z">
        <w:r w:rsidRPr="27BFD812">
          <w:rPr>
            <w:lang w:val="en-US"/>
          </w:rPr>
          <w:t>The choice of technologies and tools also imposed constraints. Kernel components were developed in the C programming language using Linux kernel development conventions, while user-space components, including the daemon and machine learning pipeline, were implemented in Python 3. The graphical user interface was developed using the Qt framework (PySide6), which required adherence to its event-driven programming model and integration mechanisms. Communication between kernel space and user space was constrained to the use of Netlink Protocol 31, requiring structured message formatting and synchronization between sender and receiver.</w:t>
        </w:r>
      </w:ins>
    </w:p>
    <w:p w14:paraId="33D45777" w14:textId="77777777" w:rsidR="0026134E" w:rsidRPr="00ED29F0" w:rsidRDefault="27BFD812" w:rsidP="005540A6">
      <w:pPr>
        <w:pStyle w:val="NormalWeb"/>
        <w:jc w:val="both"/>
        <w:rPr>
          <w:ins w:id="65" w:author="Haider Ali" w:date="2026-04-27T17:24:00Z" w16du:dateUtc="2026-04-27T12:24:00Z"/>
        </w:rPr>
      </w:pPr>
      <w:ins w:id="66" w:author="Haider Ali" w:date="2026-04-27T17:24:00Z" w16du:dateUtc="2026-04-27T12:24:00Z">
        <w:r w:rsidRPr="27BFD812">
          <w:rPr>
            <w:lang w:val="en-US"/>
          </w:rPr>
          <w:t xml:space="preserve">Interfacing constraints were present between system components. The kernel module, user-space daemon, and GUI had to operate in a coordinated manner while maintaining loose </w:t>
        </w:r>
        <w:r w:rsidRPr="27BFD812">
          <w:rPr>
            <w:lang w:val="en-US"/>
          </w:rPr>
          <w:lastRenderedPageBreak/>
          <w:t>coupling. This required clearly defined data formats, structured messaging, and periodic synchronization to ensure consistency of system state across components.</w:t>
        </w:r>
      </w:ins>
    </w:p>
    <w:p w14:paraId="742C4C3D" w14:textId="77777777" w:rsidR="0026134E" w:rsidRPr="00ED29F0" w:rsidRDefault="27BFD812" w:rsidP="005540A6">
      <w:pPr>
        <w:pStyle w:val="NormalWeb"/>
        <w:jc w:val="both"/>
        <w:rPr>
          <w:ins w:id="67" w:author="Haider Ali" w:date="2026-04-27T17:24:00Z" w16du:dateUtc="2026-04-27T12:24:00Z"/>
        </w:rPr>
      </w:pPr>
      <w:ins w:id="68" w:author="Haider Ali" w:date="2026-04-27T17:24:00Z" w16du:dateUtc="2026-04-27T12:24:00Z">
        <w:r w:rsidRPr="27BFD812">
          <w:rPr>
            <w:lang w:val="en-US"/>
          </w:rPr>
          <w:t>Security considerations imposed additional constraints. The kernel module had to be designed with strict safeguards to prevent misuse, unauthorized access, or system compromise. Since the system operates at a privileged level, only authorized users (root access) can load or unload the module. Furthermore, safeguards such as rate limiting and bounded buffers were necessary to prevent potential abuse or denial-of-service scenarios.</w:t>
        </w:r>
      </w:ins>
    </w:p>
    <w:p w14:paraId="6275C275" w14:textId="77777777" w:rsidR="0026134E" w:rsidRPr="00ED29F0" w:rsidRDefault="27BFD812" w:rsidP="005540A6">
      <w:pPr>
        <w:pStyle w:val="NormalWeb"/>
        <w:jc w:val="both"/>
        <w:rPr>
          <w:ins w:id="69" w:author="Haider Ali" w:date="2026-04-27T17:24:00Z" w16du:dateUtc="2026-04-27T12:24:00Z"/>
        </w:rPr>
      </w:pPr>
      <w:ins w:id="70" w:author="Haider Ali" w:date="2026-04-27T17:24:00Z" w16du:dateUtc="2026-04-27T12:24:00Z">
        <w:r w:rsidRPr="27BFD812">
          <w:rPr>
            <w:lang w:val="en-US"/>
          </w:rPr>
          <w:t>The development environment also imposed constraints. The system was designed and tested within a virtualized environment using Oracle VirtualBox, which may differ from real-world deployments in terms of hardware interaction and performance characteristics. This constraint influenced testing methodologies and required careful interpretation of results.</w:t>
        </w:r>
      </w:ins>
    </w:p>
    <w:p w14:paraId="5AB1FDE9" w14:textId="77777777" w:rsidR="0026134E" w:rsidRPr="00ED29F0" w:rsidRDefault="0026134E" w:rsidP="005540A6">
      <w:pPr>
        <w:pStyle w:val="NormalWeb"/>
        <w:jc w:val="both"/>
        <w:rPr>
          <w:ins w:id="71" w:author="Haider Ali" w:date="2026-04-27T17:24:00Z" w16du:dateUtc="2026-04-27T12:24:00Z"/>
        </w:rPr>
      </w:pPr>
      <w:ins w:id="72" w:author="Haider Ali" w:date="2026-04-27T17:24:00Z" w16du:dateUtc="2026-04-27T12:24:00Z">
        <w:r w:rsidRPr="00ED29F0">
          <w:t>Finally, maintenance and extensibility considerations influenced design decisions. The system adheres to modular programming principles, separating kernel logic, user-space processing, and visualization layers. However, due to the complexity of kernel development, any future modifications to the kernel module require careful validation, recompilation, and compatibility checks with the target kernel version.</w:t>
        </w:r>
      </w:ins>
    </w:p>
    <w:p w14:paraId="7C9B0B95" w14:textId="77777777" w:rsidR="002E73A6" w:rsidRDefault="002E73A6" w:rsidP="005540A6">
      <w:pPr>
        <w:pStyle w:val="NormalWeb"/>
        <w:jc w:val="both"/>
      </w:pPr>
      <w:bookmarkStart w:id="73" w:name="_Toc439994680"/>
      <w:bookmarkStart w:id="74" w:name="_Toc450389351"/>
      <w:bookmarkStart w:id="75" w:name="_Toc61468817"/>
      <w:bookmarkStart w:id="76" w:name="_Toc61471637"/>
      <w:bookmarkStart w:id="77" w:name="_Toc230180106"/>
      <w:r>
        <w:t>This section delineates the technical, regulatory, and architectural boundaries governing the development and deployment of the kernel-level detection system.</w:t>
      </w:r>
    </w:p>
    <w:p w14:paraId="669E1A6C" w14:textId="77777777" w:rsidR="004B07C7" w:rsidRPr="004B07C7" w:rsidRDefault="004B07C7" w:rsidP="005540A6">
      <w:pPr>
        <w:pStyle w:val="ListParagraph"/>
        <w:numPr>
          <w:ilvl w:val="0"/>
          <w:numId w:val="36"/>
        </w:numPr>
        <w:spacing w:before="100" w:beforeAutospacing="1" w:after="100" w:afterAutospacing="1"/>
        <w:contextualSpacing w:val="0"/>
        <w:rPr>
          <w:b/>
          <w:bCs/>
          <w:vanish/>
          <w:sz w:val="24"/>
          <w:lang w:val="en-PK" w:eastAsia="en-PK"/>
        </w:rPr>
      </w:pPr>
    </w:p>
    <w:p w14:paraId="76770BDD" w14:textId="77777777" w:rsidR="004B07C7" w:rsidRPr="004B07C7" w:rsidRDefault="004B07C7" w:rsidP="005540A6">
      <w:pPr>
        <w:pStyle w:val="ListParagraph"/>
        <w:numPr>
          <w:ilvl w:val="1"/>
          <w:numId w:val="36"/>
        </w:numPr>
        <w:spacing w:before="100" w:beforeAutospacing="1" w:after="100" w:afterAutospacing="1"/>
        <w:contextualSpacing w:val="0"/>
        <w:rPr>
          <w:b/>
          <w:bCs/>
          <w:vanish/>
          <w:sz w:val="24"/>
          <w:lang w:val="en-PK" w:eastAsia="en-PK"/>
        </w:rPr>
      </w:pPr>
    </w:p>
    <w:p w14:paraId="6CA0B089" w14:textId="77777777" w:rsidR="004B07C7" w:rsidRPr="004B07C7" w:rsidRDefault="004B07C7" w:rsidP="005540A6">
      <w:pPr>
        <w:pStyle w:val="ListParagraph"/>
        <w:numPr>
          <w:ilvl w:val="1"/>
          <w:numId w:val="36"/>
        </w:numPr>
        <w:spacing w:before="100" w:beforeAutospacing="1" w:after="100" w:afterAutospacing="1"/>
        <w:contextualSpacing w:val="0"/>
        <w:rPr>
          <w:b/>
          <w:bCs/>
          <w:vanish/>
          <w:sz w:val="24"/>
          <w:lang w:val="en-PK" w:eastAsia="en-PK"/>
        </w:rPr>
      </w:pPr>
    </w:p>
    <w:p w14:paraId="2CFFF7B8" w14:textId="77777777" w:rsidR="004B07C7" w:rsidRPr="004B07C7" w:rsidRDefault="004B07C7" w:rsidP="005540A6">
      <w:pPr>
        <w:pStyle w:val="ListParagraph"/>
        <w:numPr>
          <w:ilvl w:val="1"/>
          <w:numId w:val="36"/>
        </w:numPr>
        <w:spacing w:before="100" w:beforeAutospacing="1" w:after="100" w:afterAutospacing="1"/>
        <w:contextualSpacing w:val="0"/>
        <w:rPr>
          <w:b/>
          <w:bCs/>
          <w:vanish/>
          <w:sz w:val="24"/>
          <w:lang w:val="en-PK" w:eastAsia="en-PK"/>
        </w:rPr>
      </w:pPr>
    </w:p>
    <w:p w14:paraId="63184099" w14:textId="72EE9EAB" w:rsidR="002E73A6" w:rsidRDefault="27BFD812" w:rsidP="005540A6">
      <w:pPr>
        <w:pStyle w:val="NormalWeb"/>
        <w:numPr>
          <w:ilvl w:val="2"/>
          <w:numId w:val="36"/>
        </w:numPr>
        <w:jc w:val="both"/>
      </w:pPr>
      <w:r w:rsidRPr="27BFD812">
        <w:rPr>
          <w:b/>
          <w:bCs/>
          <w:lang w:val="en-US"/>
        </w:rPr>
        <w:t>Architectural and Performance Constraints:</w:t>
      </w:r>
      <w:r w:rsidRPr="27BFD812">
        <w:rPr>
          <w:lang w:val="en-US"/>
        </w:rPr>
        <w:t xml:space="preserve"> The Loadable Kernel Module (LKM) must execute with strict, near-zero latency overhead. System call interception and event logging shall not induce perceptible input lag nor result in interrupt blocking. Furthermore, the user-space machine learning inference pipeline must adhere to rigid CPU and memory utilization caps to prevent degradation of the host system's performance.</w:t>
      </w:r>
    </w:p>
    <w:p w14:paraId="347315F5" w14:textId="594B6757" w:rsidR="002E73A6" w:rsidRDefault="002E73A6" w:rsidP="005540A6">
      <w:pPr>
        <w:pStyle w:val="NormalWeb"/>
        <w:numPr>
          <w:ilvl w:val="2"/>
          <w:numId w:val="36"/>
        </w:numPr>
        <w:jc w:val="both"/>
      </w:pPr>
      <w:r>
        <w:rPr>
          <w:b/>
          <w:bCs/>
        </w:rPr>
        <w:t>Regulatory and Privacy Constraints:</w:t>
      </w:r>
      <w:r>
        <w:t xml:space="preserve"> In strict adherence to data protection regulations (e.g., GDPR, CCPA) and ethical security principles, the system is explicitly prohibited from capturing, storing, or transmitting raw keystroke content (i.e., hardware keycodes, characters, or strings). Telemetry collection is exclusively constrained to anonymized behavioral metadata, specifically high-resolution timestamps, process identifiers (PIDs), and inter-event timing (flight and dwell times).</w:t>
      </w:r>
    </w:p>
    <w:p w14:paraId="3E1E32D1" w14:textId="3CC868D2" w:rsidR="002E73A6" w:rsidRDefault="27BFD812" w:rsidP="005540A6">
      <w:pPr>
        <w:pStyle w:val="NormalWeb"/>
        <w:numPr>
          <w:ilvl w:val="2"/>
          <w:numId w:val="36"/>
        </w:numPr>
        <w:jc w:val="both"/>
      </w:pPr>
      <w:r w:rsidRPr="27BFD812">
        <w:rPr>
          <w:b/>
          <w:bCs/>
          <w:lang w:val="en-US"/>
        </w:rPr>
        <w:t>Technology Stack and Compatibility Constraints:</w:t>
      </w:r>
      <w:r w:rsidRPr="27BFD812">
        <w:rPr>
          <w:lang w:val="en-US"/>
        </w:rPr>
        <w:t xml:space="preserve"> The kernel-level component implementation is restricted to the C programming language to ensure native, safe compatibility with Linux kernel headers. The user-space background daemon and analytic engine shall be implemented using Python and C++. The graphical user interface is strictly constrained to the Qt framework (PySide6) to satisfy native desktop rendering requirements. Consequently, the system is inherently constrained to Linux-based operating systems.</w:t>
      </w:r>
    </w:p>
    <w:p w14:paraId="27905B76" w14:textId="6F6A0F90" w:rsidR="002E73A6" w:rsidRDefault="27BFD812" w:rsidP="005540A6">
      <w:pPr>
        <w:pStyle w:val="NormalWeb"/>
        <w:numPr>
          <w:ilvl w:val="2"/>
          <w:numId w:val="36"/>
        </w:numPr>
        <w:jc w:val="both"/>
      </w:pPr>
      <w:r w:rsidRPr="27BFD812">
        <w:rPr>
          <w:b/>
          <w:bCs/>
          <w:lang w:val="en-US"/>
        </w:rPr>
        <w:t>Security and Privilege Constraints:</w:t>
      </w:r>
      <w:r w:rsidRPr="27BFD812">
        <w:rPr>
          <w:lang w:val="en-US"/>
        </w:rPr>
        <w:t xml:space="preserve"> Initial deployment, LKM insertion, and Netlink socket instantiation necessitate administrative (</w:t>
      </w:r>
      <w:r w:rsidRPr="27BFD812">
        <w:rPr>
          <w:rStyle w:val="HTMLCode"/>
          <w:lang w:val="en-US"/>
        </w:rPr>
        <w:t>root</w:t>
      </w:r>
      <w:r w:rsidRPr="27BFD812">
        <w:rPr>
          <w:lang w:val="en-US"/>
        </w:rPr>
        <w:t>/</w:t>
      </w:r>
      <w:r w:rsidRPr="27BFD812">
        <w:rPr>
          <w:rStyle w:val="HTMLCode"/>
          <w:lang w:val="en-US"/>
        </w:rPr>
        <w:t>sudo</w:t>
      </w:r>
      <w:r w:rsidRPr="27BFD812">
        <w:rPr>
          <w:lang w:val="en-US"/>
        </w:rPr>
        <w:t>) privileges. Following initialization, the user-space processing daemon must drop escalated privileges to conform to the principle of least privilege, preventing potential exploitation of the detection system itself.</w:t>
      </w:r>
    </w:p>
    <w:p w14:paraId="6811880B" w14:textId="52E3E7E5" w:rsidR="002E73A6" w:rsidRDefault="27BFD812" w:rsidP="005540A6">
      <w:pPr>
        <w:pStyle w:val="NormalWeb"/>
        <w:numPr>
          <w:ilvl w:val="2"/>
          <w:numId w:val="36"/>
        </w:numPr>
        <w:jc w:val="both"/>
      </w:pPr>
      <w:r w:rsidRPr="27BFD812">
        <w:rPr>
          <w:b/>
          <w:bCs/>
          <w:lang w:val="en-US"/>
        </w:rPr>
        <w:t>Algorithmic Explainability Constraints:</w:t>
      </w:r>
      <w:r w:rsidRPr="27BFD812">
        <w:rPr>
          <w:lang w:val="en-US"/>
        </w:rPr>
        <w:t xml:space="preserve"> The selected machine learning models must yield high interpretability. Opaque, "black-box" deep learning </w:t>
      </w:r>
      <w:r w:rsidRPr="27BFD812">
        <w:rPr>
          <w:lang w:val="en-US"/>
        </w:rPr>
        <w:lastRenderedPageBreak/>
        <w:t>architectures are prohibited for final anomaly classification; the system must generate human-readable anomaly scores and heuristic rationales to facilitate immediate and accurate security triage by administrators.</w:t>
      </w:r>
    </w:p>
    <w:p w14:paraId="2E9313DD" w14:textId="5CEADCE7" w:rsidR="004D22A3" w:rsidRPr="00ED29F0" w:rsidRDefault="004D22A3" w:rsidP="004D22A3">
      <w:pPr>
        <w:pStyle w:val="Heading2"/>
        <w:rPr>
          <w:rFonts w:asciiTheme="majorBidi" w:hAnsiTheme="majorBidi" w:cstheme="majorBidi"/>
        </w:rPr>
      </w:pPr>
      <w:r w:rsidRPr="00ED29F0">
        <w:rPr>
          <w:rFonts w:asciiTheme="majorBidi" w:hAnsiTheme="majorBidi" w:cstheme="majorBidi"/>
        </w:rPr>
        <w:t>Assumptions and Dependencies</w:t>
      </w:r>
      <w:bookmarkEnd w:id="73"/>
      <w:bookmarkEnd w:id="74"/>
      <w:bookmarkEnd w:id="75"/>
      <w:bookmarkEnd w:id="76"/>
      <w:bookmarkEnd w:id="77"/>
    </w:p>
    <w:p w14:paraId="656F421F" w14:textId="77777777" w:rsidR="00676554" w:rsidRPr="00395BCC" w:rsidRDefault="50530189" w:rsidP="00454B30">
      <w:pPr>
        <w:pStyle w:val="NormalWeb"/>
        <w:rPr>
          <w:ins w:id="78" w:author="Haider Ali" w:date="2026-04-27T17:30:00Z" w16du:dateUtc="2026-04-27T12:30:00Z"/>
        </w:rPr>
      </w:pPr>
      <w:ins w:id="79" w:author="Haider Ali" w:date="2026-04-27T17:30:00Z" w16du:dateUtc="2026-04-27T12:30:00Z">
        <w:r w:rsidRPr="00395BCC">
          <w:rPr>
            <w:lang w:val="en-US"/>
          </w:rPr>
          <w:t>The design and implementation of the Linux Keylogger Detection System are based on several assumptions regarding the operating environment, user behavior, and system integrity. These assumptions influence the system requirements and overall functionality, and any deviation from them may affect system performance or reliability.</w:t>
        </w:r>
      </w:ins>
    </w:p>
    <w:p w14:paraId="7848945F" w14:textId="77777777" w:rsidR="00676554" w:rsidRPr="00395BCC" w:rsidRDefault="50530189" w:rsidP="00454B30">
      <w:pPr>
        <w:pStyle w:val="NormalWeb"/>
        <w:rPr>
          <w:ins w:id="80" w:author="Haider Ali" w:date="2026-04-27T17:30:00Z" w16du:dateUtc="2026-04-27T12:30:00Z"/>
        </w:rPr>
      </w:pPr>
      <w:ins w:id="81" w:author="Haider Ali" w:date="2026-04-27T17:30:00Z" w16du:dateUtc="2026-04-27T12:30:00Z">
        <w:r w:rsidRPr="00395BCC">
          <w:rPr>
            <w:lang w:val="en-US"/>
          </w:rPr>
          <w:t>One key assumption is that the system operates in a trusted environment where the kernel module can be successfully loaded and executed with appropriate administrative privileges. It is assumed that the system is not already compromised at the kernel level prior to deployment, as the presence of kernel-level rootkits could interfere with monitoring mechanisms or bypass detection entirely.</w:t>
        </w:r>
      </w:ins>
    </w:p>
    <w:p w14:paraId="1370FD0C" w14:textId="77777777" w:rsidR="00676554" w:rsidRPr="00395BCC" w:rsidRDefault="50530189" w:rsidP="00454B30">
      <w:pPr>
        <w:pStyle w:val="NormalWeb"/>
        <w:rPr>
          <w:ins w:id="82" w:author="Haider Ali" w:date="2026-04-27T17:30:00Z" w16du:dateUtc="2026-04-27T12:30:00Z"/>
        </w:rPr>
      </w:pPr>
      <w:ins w:id="83" w:author="Haider Ali" w:date="2026-04-27T17:30:00Z" w16du:dateUtc="2026-04-27T12:30:00Z">
        <w:r w:rsidRPr="00395BCC">
          <w:rPr>
            <w:lang w:val="en-US"/>
          </w:rPr>
          <w:t>The system assumes that keyboard input events captured through the kernel notifier interface provide a reliable representation of input activity. It is also assumed that behavioral patterns such as event frequency, timing intervals, and process context are sufficient indicators for distinguishing between benign user activity and malicious keylogging behavior. This assumption directly impacts the effectiveness of the machine learning model and heuristic rules.</w:t>
        </w:r>
      </w:ins>
    </w:p>
    <w:p w14:paraId="70A864A3" w14:textId="77777777" w:rsidR="00676554" w:rsidRPr="00395BCC" w:rsidRDefault="50530189" w:rsidP="00454B30">
      <w:pPr>
        <w:pStyle w:val="NormalWeb"/>
        <w:rPr>
          <w:ins w:id="84" w:author="Haider Ali" w:date="2026-04-27T17:30:00Z" w16du:dateUtc="2026-04-27T12:30:00Z"/>
        </w:rPr>
      </w:pPr>
      <w:ins w:id="85" w:author="Haider Ali" w:date="2026-04-27T17:30:00Z" w16du:dateUtc="2026-04-27T12:30:00Z">
        <w:r w:rsidRPr="00395BCC">
          <w:rPr>
            <w:lang w:val="en-US"/>
          </w:rPr>
          <w:t>Another assumption is that the operating system remains consistent with the target environment, specifically Ubuntu 22.04 LTS with Linux kernel version 5.15.x. Changes in kernel version or distribution may introduce incompatibilities with kernel APIs, requiring modifications to the kernel module or communication mechanisms.</w:t>
        </w:r>
      </w:ins>
    </w:p>
    <w:p w14:paraId="0729B2A9" w14:textId="77777777" w:rsidR="00676554" w:rsidRPr="00395BCC" w:rsidRDefault="00676554" w:rsidP="00454B30">
      <w:pPr>
        <w:pStyle w:val="NormalWeb"/>
        <w:rPr>
          <w:ins w:id="86" w:author="Haider Ali" w:date="2026-04-27T17:30:00Z" w16du:dateUtc="2026-04-27T12:30:00Z"/>
        </w:rPr>
      </w:pPr>
      <w:ins w:id="87" w:author="Haider Ali" w:date="2026-04-27T17:30:00Z" w16du:dateUtc="2026-04-27T12:30:00Z">
        <w:r w:rsidRPr="00395BCC">
          <w:t>The project assumes that the system is deployed on standard user machines without specialized hardware constraints. It also assumes that system resources such as CPU and memory are sufficient to support real-time monitoring, data processing, and visualization without significant degradation in performance.</w:t>
        </w:r>
      </w:ins>
    </w:p>
    <w:p w14:paraId="65B7B12B" w14:textId="77777777" w:rsidR="00676554" w:rsidRPr="00395BCC" w:rsidRDefault="50530189" w:rsidP="00454B30">
      <w:pPr>
        <w:pStyle w:val="NormalWeb"/>
        <w:rPr>
          <w:ins w:id="88" w:author="Haider Ali" w:date="2026-04-27T17:30:00Z" w16du:dateUtc="2026-04-27T12:30:00Z"/>
        </w:rPr>
      </w:pPr>
      <w:ins w:id="89" w:author="Haider Ali" w:date="2026-04-27T17:30:00Z" w16du:dateUtc="2026-04-27T12:30:00Z">
        <w:r w:rsidRPr="00395BCC">
          <w:rPr>
            <w:lang w:val="en-US"/>
          </w:rPr>
          <w:t>In terms of dependencies, the system relies on several external components and technologies. The kernel module depends on Linux kernel development headers and build tools to compile and operate correctly. The user-space daemon depends on Python 3 and associated libraries for data processing and machine learning functionality. The graphical user interface depends on the Qt framework (PySide6) for rendering and user interaction. Additionally, the machine learning component depends on libraries such as scikit-learn for model training and inference.</w:t>
        </w:r>
      </w:ins>
    </w:p>
    <w:p w14:paraId="5314AC2A" w14:textId="77777777" w:rsidR="00676554" w:rsidRPr="00395BCC" w:rsidRDefault="50530189" w:rsidP="00454B30">
      <w:pPr>
        <w:pStyle w:val="NormalWeb"/>
        <w:rPr>
          <w:ins w:id="90" w:author="Haider Ali" w:date="2026-04-27T17:30:00Z" w16du:dateUtc="2026-04-27T12:30:00Z"/>
        </w:rPr>
      </w:pPr>
      <w:ins w:id="91" w:author="Haider Ali" w:date="2026-04-27T17:30:00Z" w16du:dateUtc="2026-04-27T12:30:00Z">
        <w:r w:rsidRPr="00395BCC">
          <w:rPr>
            <w:lang w:val="en-US"/>
          </w:rPr>
          <w:t>The system also depends on the Netlink communication protocol for efficient data transfer between kernel space and user space. Proper functioning of this communication channel is critical for real-time analysis and system responsiveness.</w:t>
        </w:r>
      </w:ins>
    </w:p>
    <w:p w14:paraId="5B1DB686" w14:textId="77777777" w:rsidR="00676554" w:rsidRPr="00395BCC" w:rsidRDefault="50530189" w:rsidP="00454B30">
      <w:pPr>
        <w:pStyle w:val="NormalWeb"/>
        <w:rPr>
          <w:ins w:id="92" w:author="Haider Ali" w:date="2026-04-27T17:30:00Z" w16du:dateUtc="2026-04-27T12:30:00Z"/>
        </w:rPr>
      </w:pPr>
      <w:ins w:id="93" w:author="Haider Ali" w:date="2026-04-27T17:30:00Z" w16du:dateUtc="2026-04-27T12:30:00Z">
        <w:r w:rsidRPr="00395BCC">
          <w:rPr>
            <w:lang w:val="en-US"/>
          </w:rPr>
          <w:t>Another dependency is the use of a virtualized development and testing environment (Oracle VirtualBox). It is assumed that the behavior observed in the virtual environment approximates real-world system behavior; however, differences in hardware interaction or timing may affect performance characteristics.</w:t>
        </w:r>
      </w:ins>
    </w:p>
    <w:p w14:paraId="1DF028C5" w14:textId="77777777" w:rsidR="00676554" w:rsidRPr="00395BCC" w:rsidRDefault="00676554" w:rsidP="00454B30">
      <w:pPr>
        <w:pStyle w:val="NormalWeb"/>
        <w:rPr>
          <w:ins w:id="94" w:author="Haider Ali" w:date="2026-04-27T17:30:00Z" w16du:dateUtc="2026-04-27T12:30:00Z"/>
        </w:rPr>
      </w:pPr>
      <w:ins w:id="95" w:author="Haider Ali" w:date="2026-04-27T17:30:00Z" w16du:dateUtc="2026-04-27T12:30:00Z">
        <w:r w:rsidRPr="00395BCC">
          <w:lastRenderedPageBreak/>
          <w:t>Finally, the system assumes that users interacting with the graphical interface have basic technical knowledge to interpret alerts and system statistics. Misinterpretation of alerts or improper configuration may affect the usability and effectiveness of the system.</w:t>
        </w:r>
      </w:ins>
    </w:p>
    <w:p w14:paraId="068DE973" w14:textId="09433896" w:rsidR="001450EE" w:rsidRPr="00395BCC" w:rsidRDefault="27BFD812" w:rsidP="00454B30">
      <w:pPr>
        <w:pStyle w:val="NormalWeb"/>
        <w:rPr>
          <w:ins w:id="96" w:author="Haider Ali" w:date="2026-04-27T17:30:00Z" w16du:dateUtc="2026-04-27T12:30:00Z"/>
        </w:rPr>
      </w:pPr>
      <w:ins w:id="97" w:author="Haider Ali" w:date="2026-04-27T17:30:00Z" w16du:dateUtc="2026-04-27T12:30:00Z">
        <w:r w:rsidRPr="27BFD812">
          <w:rPr>
            <w:lang w:val="en-US"/>
          </w:rPr>
          <w:t>Any changes in these assumptions or dependencies—such as kernel updates, missing libraries, or compromised system integrity—may impact the correctness, performance, or security of the system and would require corresponding adjustments in design or implementati</w:t>
        </w:r>
      </w:ins>
    </w:p>
    <w:p w14:paraId="5B969305" w14:textId="77777777" w:rsidR="00454B30" w:rsidRPr="00454B30" w:rsidRDefault="00454B30" w:rsidP="00454B30">
      <w:pPr>
        <w:pStyle w:val="NormalWeb"/>
      </w:pPr>
      <w:r w:rsidRPr="00454B30">
        <w:t>This section outlines the foundational assumptions and external dependencies upon which the project's feasibility, timeline, and successful execution rely.</w:t>
      </w:r>
    </w:p>
    <w:p w14:paraId="0CAC0CCC" w14:textId="2A13C029" w:rsidR="00454B30" w:rsidRPr="00454B30" w:rsidRDefault="00454B30" w:rsidP="007A26AB">
      <w:pPr>
        <w:pStyle w:val="NormalWeb"/>
      </w:pPr>
      <w:r w:rsidRPr="00454B30">
        <w:rPr>
          <w:b/>
          <w:bCs/>
        </w:rPr>
        <w:t>Assumptions</w:t>
      </w:r>
    </w:p>
    <w:p w14:paraId="38D9ED2C" w14:textId="77777777" w:rsidR="00454B30" w:rsidRPr="00454B30" w:rsidRDefault="27BFD812" w:rsidP="27BFD812">
      <w:pPr>
        <w:pStyle w:val="NormalWeb"/>
        <w:numPr>
          <w:ilvl w:val="0"/>
          <w:numId w:val="45"/>
        </w:numPr>
        <w:jc w:val="both"/>
        <w:rPr>
          <w:lang w:val="en-US"/>
        </w:rPr>
      </w:pPr>
      <w:r w:rsidRPr="27BFD812">
        <w:rPr>
          <w:b/>
          <w:bCs/>
          <w:lang w:val="en-US"/>
        </w:rPr>
        <w:t>AS-1: Administrative Authorization:</w:t>
      </w:r>
      <w:r w:rsidRPr="27BFD812">
        <w:rPr>
          <w:lang w:val="en-US"/>
        </w:rPr>
        <w:t xml:space="preserve"> It is assumed that the target deployment environment permits the execution of elevated privileges (root/sudo) necessary for dynamic kernel module loading and kernel-space memory access.</w:t>
      </w:r>
    </w:p>
    <w:p w14:paraId="1B6C84E8" w14:textId="77777777" w:rsidR="00454B30" w:rsidRPr="00454B30" w:rsidRDefault="27BFD812" w:rsidP="27BFD812">
      <w:pPr>
        <w:pStyle w:val="NormalWeb"/>
        <w:numPr>
          <w:ilvl w:val="0"/>
          <w:numId w:val="45"/>
        </w:numPr>
        <w:jc w:val="both"/>
        <w:rPr>
          <w:lang w:val="en-US"/>
        </w:rPr>
      </w:pPr>
      <w:r w:rsidRPr="27BFD812">
        <w:rPr>
          <w:b/>
          <w:bCs/>
          <w:lang w:val="en-US"/>
        </w:rPr>
        <w:t>AS-2: Baseline Uniformity:</w:t>
      </w:r>
      <w:r w:rsidRPr="27BFD812">
        <w:rPr>
          <w:lang w:val="en-US"/>
        </w:rPr>
        <w:t xml:space="preserve"> The project assumes that benign user typing cadences and standard process behaviors exhibit statistically significant consistency, thereby enabling the establishment of a mathematically viable and reliable machine learning baseline.</w:t>
      </w:r>
    </w:p>
    <w:p w14:paraId="2D337C8B" w14:textId="77777777" w:rsidR="00454B30" w:rsidRPr="00454B30" w:rsidRDefault="27BFD812" w:rsidP="27BFD812">
      <w:pPr>
        <w:pStyle w:val="NormalWeb"/>
        <w:numPr>
          <w:ilvl w:val="0"/>
          <w:numId w:val="45"/>
        </w:numPr>
        <w:jc w:val="both"/>
        <w:rPr>
          <w:lang w:val="en-US"/>
        </w:rPr>
      </w:pPr>
      <w:r w:rsidRPr="27BFD812">
        <w:rPr>
          <w:b/>
          <w:bCs/>
          <w:lang w:val="en-US"/>
        </w:rPr>
        <w:t>AS-3: Host Integrity:</w:t>
      </w:r>
      <w:r w:rsidRPr="27BFD812">
        <w:rPr>
          <w:lang w:val="en-US"/>
        </w:rPr>
        <w:t xml:space="preserve"> The operational paradigm assumes the host operating system is booted in a trusted state (e.g., utilizing Secure Boot) and has not been previously compromised by hypervisor-level or Ring-0 rootkits prior to the deployment of this detection system.</w:t>
      </w:r>
    </w:p>
    <w:p w14:paraId="2B3DA62E" w14:textId="77777777" w:rsidR="00454B30" w:rsidRPr="00454B30" w:rsidRDefault="00454B30" w:rsidP="005540A6">
      <w:pPr>
        <w:pStyle w:val="NormalWeb"/>
        <w:numPr>
          <w:ilvl w:val="0"/>
          <w:numId w:val="45"/>
        </w:numPr>
        <w:jc w:val="both"/>
      </w:pPr>
      <w:r w:rsidRPr="00454B30">
        <w:rPr>
          <w:b/>
          <w:bCs/>
        </w:rPr>
        <w:t>AS-4: Hardware Provisioning:</w:t>
      </w:r>
      <w:r w:rsidRPr="00454B30">
        <w:t xml:space="preserve"> It is assumed the target hardware provisions sufficient multi-core processing capabilities to sustain continuous user-space daemon execution concurrently with standard user workloads without resource starvation.</w:t>
      </w:r>
    </w:p>
    <w:p w14:paraId="771D09B3" w14:textId="345AB6E9" w:rsidR="00454B30" w:rsidRPr="00454B30" w:rsidRDefault="00454B30" w:rsidP="005540A6">
      <w:pPr>
        <w:pStyle w:val="NormalWeb"/>
      </w:pPr>
      <w:r w:rsidRPr="00454B30">
        <w:rPr>
          <w:b/>
          <w:bCs/>
        </w:rPr>
        <w:t>Dependencies</w:t>
      </w:r>
    </w:p>
    <w:p w14:paraId="300A13CF" w14:textId="77777777" w:rsidR="00454B30" w:rsidRPr="00454B30" w:rsidRDefault="27BFD812" w:rsidP="27BFD812">
      <w:pPr>
        <w:pStyle w:val="NormalWeb"/>
        <w:numPr>
          <w:ilvl w:val="0"/>
          <w:numId w:val="39"/>
        </w:numPr>
        <w:jc w:val="both"/>
        <w:rPr>
          <w:lang w:val="en-US"/>
        </w:rPr>
      </w:pPr>
      <w:r w:rsidRPr="27BFD812">
        <w:rPr>
          <w:b/>
          <w:bCs/>
          <w:lang w:val="en-US"/>
        </w:rPr>
        <w:t>DE-1: Linux Kernel Headers:</w:t>
      </w:r>
      <w:r w:rsidRPr="27BFD812">
        <w:rPr>
          <w:lang w:val="en-US"/>
        </w:rPr>
        <w:t xml:space="preserve"> Successful compilation and insertion of the LKM are strictly dependent on the availability and exact version match of the Linux kernel headers within the target deployment environment.</w:t>
      </w:r>
    </w:p>
    <w:p w14:paraId="0DA6C8BD" w14:textId="77777777" w:rsidR="00454B30" w:rsidRPr="00454B30" w:rsidRDefault="00454B30" w:rsidP="005540A6">
      <w:pPr>
        <w:pStyle w:val="NormalWeb"/>
        <w:numPr>
          <w:ilvl w:val="0"/>
          <w:numId w:val="39"/>
        </w:numPr>
        <w:jc w:val="both"/>
      </w:pPr>
      <w:r w:rsidRPr="00454B30">
        <w:rPr>
          <w:b/>
          <w:bCs/>
        </w:rPr>
        <w:t>DE-2: High-Quality Labeled Datasets:</w:t>
      </w:r>
      <w:r w:rsidRPr="00454B30">
        <w:t xml:space="preserve"> The efficacy of the pre-trained anomaly detection models is fundamentally dependent upon the successful acquisition or generation of comprehensive, well-labeled datasets that accurately reflect both benign kernel-level telemetry and malicious keylogger behavioral traces.</w:t>
      </w:r>
    </w:p>
    <w:p w14:paraId="526FBAA6" w14:textId="77777777" w:rsidR="00454B30" w:rsidRPr="00454B30" w:rsidRDefault="27BFD812" w:rsidP="27BFD812">
      <w:pPr>
        <w:pStyle w:val="NormalWeb"/>
        <w:numPr>
          <w:ilvl w:val="0"/>
          <w:numId w:val="39"/>
        </w:numPr>
        <w:jc w:val="both"/>
        <w:rPr>
          <w:lang w:val="en-US"/>
        </w:rPr>
      </w:pPr>
      <w:r w:rsidRPr="27BFD812">
        <w:rPr>
          <w:b/>
          <w:bCs/>
          <w:lang w:val="en-US"/>
        </w:rPr>
        <w:t>DE-3: Third-Party Software Libraries:</w:t>
      </w:r>
      <w:r w:rsidRPr="27BFD812">
        <w:rPr>
          <w:lang w:val="en-US"/>
        </w:rPr>
        <w:t xml:space="preserve"> The user-space processing pipeline is dependent on the stability, security, and continued maintenance of specific open-source libraries, most notably PySide6 (for Qt UI rendering) and core Python data science frameworks (e.g., scikit-learn, numpy, pandas).</w:t>
      </w:r>
    </w:p>
    <w:p w14:paraId="5B6DCDF7" w14:textId="40CE5202" w:rsidR="004D22A3" w:rsidRPr="00454B30" w:rsidDel="00676554" w:rsidRDefault="27BFD812" w:rsidP="27BFD812">
      <w:pPr>
        <w:pStyle w:val="NormalWeb"/>
        <w:numPr>
          <w:ilvl w:val="0"/>
          <w:numId w:val="39"/>
        </w:numPr>
        <w:jc w:val="both"/>
        <w:rPr>
          <w:del w:id="98" w:author="Haider Ali" w:date="2026-04-27T17:30:00Z" w16du:dateUtc="2026-04-27T12:30:00Z"/>
          <w:lang w:val="en-US"/>
        </w:rPr>
      </w:pPr>
      <w:r w:rsidRPr="27BFD812">
        <w:rPr>
          <w:b/>
          <w:bCs/>
          <w:lang w:val="en-US"/>
        </w:rPr>
        <w:t>DE-4: Kernel IPC Mechanisms:</w:t>
      </w:r>
      <w:r w:rsidRPr="27BFD812">
        <w:rPr>
          <w:lang w:val="en-US"/>
        </w:rPr>
        <w:t xml:space="preserve"> The system's real-time data ingestion architecture depends entirely on the stability and low-latency characteristics of kernel-to-user-space Inter-Process Communication (IPC) protocols, specifically Netlink sockets</w:t>
      </w:r>
      <w:r w:rsidRPr="27BFD812">
        <w:rPr>
          <w:rFonts w:asciiTheme="majorBidi" w:hAnsiTheme="majorBidi" w:cstheme="majorBidi"/>
          <w:lang w:val="en-US"/>
        </w:rPr>
        <w:t>.</w:t>
      </w:r>
    </w:p>
    <w:p w14:paraId="1E835DEA" w14:textId="77777777" w:rsidR="007704AE" w:rsidRPr="00ED29F0" w:rsidRDefault="007704AE" w:rsidP="00EF0C18">
      <w:pPr>
        <w:pStyle w:val="Heading2"/>
        <w:rPr>
          <w:rFonts w:asciiTheme="majorBidi" w:hAnsiTheme="majorBidi" w:cstheme="majorBidi"/>
        </w:rPr>
      </w:pPr>
      <w:bookmarkStart w:id="99" w:name="_Toc61468818"/>
      <w:bookmarkStart w:id="100" w:name="_Toc61471638"/>
      <w:bookmarkStart w:id="101" w:name="_Toc230180107"/>
      <w:r w:rsidRPr="00ED29F0">
        <w:rPr>
          <w:rFonts w:asciiTheme="majorBidi" w:hAnsiTheme="majorBidi" w:cstheme="majorBidi"/>
        </w:rPr>
        <w:t>Functional Requirements</w:t>
      </w:r>
      <w:bookmarkEnd w:id="35"/>
      <w:bookmarkEnd w:id="99"/>
      <w:bookmarkEnd w:id="100"/>
      <w:bookmarkEnd w:id="101"/>
    </w:p>
    <w:p w14:paraId="30E7EF13" w14:textId="053ACD11" w:rsidR="007704AE" w:rsidRDefault="009E6837" w:rsidP="3CF77ACC">
      <w:pPr>
        <w:pStyle w:val="Heading3"/>
        <w:numPr>
          <w:ilvl w:val="0"/>
          <w:numId w:val="0"/>
        </w:numPr>
      </w:pPr>
      <w:r w:rsidRPr="00ED29F0">
        <w:rPr>
          <w:rFonts w:ascii="Segoe UI" w:eastAsia="Segoe UI" w:hAnsi="Segoe UI" w:cs="Segoe UI"/>
          <w:b w:val="0"/>
          <w:i/>
          <w:iCs/>
          <w:sz w:val="19"/>
          <w:szCs w:val="19"/>
        </w:rPr>
        <w:t xml:space="preserve">The following section outlines the </w:t>
      </w:r>
      <w:r w:rsidR="3CF77ACC" w:rsidRPr="00ED29F0">
        <w:rPr>
          <w:rFonts w:ascii="Segoe UI" w:eastAsia="Segoe UI" w:hAnsi="Segoe UI" w:cs="Segoe UI"/>
          <w:b w:val="0"/>
          <w:i/>
          <w:iCs/>
          <w:sz w:val="19"/>
          <w:szCs w:val="19"/>
        </w:rPr>
        <w:t xml:space="preserve">functional </w:t>
      </w:r>
      <w:r w:rsidRPr="00ED29F0">
        <w:rPr>
          <w:rFonts w:ascii="Segoe UI" w:eastAsia="Segoe UI" w:hAnsi="Segoe UI" w:cs="Segoe UI"/>
          <w:b w:val="0"/>
          <w:i/>
          <w:iCs/>
          <w:sz w:val="19"/>
          <w:szCs w:val="19"/>
        </w:rPr>
        <w:t xml:space="preserve">use cases for the Kernel-Level Monitoring subsystem. </w:t>
      </w:r>
      <w:r w:rsidR="3CF77ACC" w:rsidRPr="00ED29F0">
        <w:rPr>
          <w:rFonts w:ascii="Segoe UI" w:eastAsia="Segoe UI" w:hAnsi="Segoe UI" w:cs="Segoe UI"/>
          <w:b w:val="0"/>
          <w:i/>
          <w:iCs/>
          <w:sz w:val="19"/>
          <w:szCs w:val="19"/>
        </w:rPr>
        <w:t xml:space="preserve">A Loadable Kernel Module (LKM) registers with the Linux keyboard notifier chain to observe input events and emit </w:t>
      </w:r>
      <w:r w:rsidR="3CF77ACC" w:rsidRPr="00ED29F0">
        <w:rPr>
          <w:rFonts w:ascii="Segoe UI" w:eastAsia="Segoe UI" w:hAnsi="Segoe UI" w:cs="Segoe UI"/>
          <w:b w:val="0"/>
          <w:i/>
          <w:iCs/>
          <w:sz w:val="19"/>
          <w:szCs w:val="19"/>
        </w:rPr>
        <w:lastRenderedPageBreak/>
        <w:t>privacy-preserving behavioral metadata to a user-space daemon over Netlink. The module does not record keystroke content, modify input, or write sensitive data to disk. The tables below describe typical and alternate flows for metadata collection and transparent operation.</w:t>
      </w:r>
      <w:r w:rsidR="3CF77ACC" w:rsidRPr="00ED29F0">
        <w:t xml:space="preserve"> </w:t>
      </w:r>
    </w:p>
    <w:p w14:paraId="084CC3EE" w14:textId="77777777" w:rsidR="000161C5" w:rsidRPr="000161C5" w:rsidRDefault="000161C5" w:rsidP="000161C5">
      <w:pPr>
        <w:pStyle w:val="ListParagraph"/>
        <w:numPr>
          <w:ilvl w:val="0"/>
          <w:numId w:val="36"/>
        </w:numPr>
        <w:rPr>
          <w:vanish/>
        </w:rPr>
      </w:pPr>
    </w:p>
    <w:p w14:paraId="55CFB83D" w14:textId="77777777" w:rsidR="000161C5" w:rsidRPr="000161C5" w:rsidRDefault="000161C5" w:rsidP="000161C5">
      <w:pPr>
        <w:pStyle w:val="ListParagraph"/>
        <w:numPr>
          <w:ilvl w:val="1"/>
          <w:numId w:val="36"/>
        </w:numPr>
        <w:rPr>
          <w:vanish/>
        </w:rPr>
      </w:pPr>
    </w:p>
    <w:p w14:paraId="3B373272" w14:textId="77777777" w:rsidR="000161C5" w:rsidRPr="000161C5" w:rsidRDefault="000161C5" w:rsidP="000161C5">
      <w:pPr>
        <w:pStyle w:val="ListParagraph"/>
        <w:numPr>
          <w:ilvl w:val="1"/>
          <w:numId w:val="36"/>
        </w:numPr>
        <w:rPr>
          <w:vanish/>
        </w:rPr>
      </w:pPr>
    </w:p>
    <w:p w14:paraId="7107376C" w14:textId="77777777" w:rsidR="000161C5" w:rsidRPr="000161C5" w:rsidRDefault="000161C5" w:rsidP="000161C5">
      <w:pPr>
        <w:pStyle w:val="ListParagraph"/>
        <w:numPr>
          <w:ilvl w:val="1"/>
          <w:numId w:val="36"/>
        </w:numPr>
        <w:rPr>
          <w:vanish/>
        </w:rPr>
      </w:pPr>
    </w:p>
    <w:p w14:paraId="645023EF" w14:textId="77777777" w:rsidR="000161C5" w:rsidRPr="000161C5" w:rsidRDefault="000161C5" w:rsidP="000161C5">
      <w:pPr>
        <w:pStyle w:val="ListParagraph"/>
        <w:numPr>
          <w:ilvl w:val="1"/>
          <w:numId w:val="36"/>
        </w:numPr>
        <w:rPr>
          <w:vanish/>
        </w:rPr>
      </w:pPr>
    </w:p>
    <w:p w14:paraId="411FCDEB" w14:textId="77777777" w:rsidR="000161C5" w:rsidRPr="000161C5" w:rsidRDefault="000161C5" w:rsidP="000161C5">
      <w:pPr>
        <w:pStyle w:val="ListParagraph"/>
        <w:numPr>
          <w:ilvl w:val="1"/>
          <w:numId w:val="36"/>
        </w:numPr>
        <w:rPr>
          <w:vanish/>
        </w:rPr>
      </w:pPr>
    </w:p>
    <w:p w14:paraId="375CDE76" w14:textId="0E2C2279" w:rsidR="00B7554D" w:rsidRPr="00B7554D" w:rsidRDefault="00B7554D" w:rsidP="000451E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D29F0" w:rsidRPr="00CC4F2E" w14:paraId="0D4DAEA3" w14:textId="77777777" w:rsidTr="00692B51">
        <w:trPr>
          <w:jc w:val="center"/>
        </w:trPr>
        <w:tc>
          <w:tcPr>
            <w:tcW w:w="2301" w:type="dxa"/>
            <w:gridSpan w:val="2"/>
            <w:vAlign w:val="center"/>
          </w:tcPr>
          <w:p w14:paraId="4CCB8B83" w14:textId="77777777" w:rsidR="007704AE" w:rsidRPr="00CC4F2E" w:rsidRDefault="007704AE" w:rsidP="00692B51">
            <w:pPr>
              <w:spacing w:before="40" w:after="40"/>
              <w:rPr>
                <w:rFonts w:asciiTheme="majorBidi" w:hAnsiTheme="majorBidi" w:cstheme="majorBidi"/>
                <w:b/>
                <w:bCs/>
                <w:sz w:val="22"/>
                <w:szCs w:val="22"/>
              </w:rPr>
            </w:pPr>
            <w:bookmarkStart w:id="102" w:name="_Hlk230177887"/>
            <w:r w:rsidRPr="00CC4F2E">
              <w:rPr>
                <w:rFonts w:asciiTheme="majorBidi" w:hAnsiTheme="majorBidi" w:cstheme="majorBidi"/>
                <w:b/>
                <w:bCs/>
                <w:sz w:val="22"/>
                <w:szCs w:val="22"/>
              </w:rPr>
              <w:t>Identifier</w:t>
            </w:r>
          </w:p>
        </w:tc>
        <w:tc>
          <w:tcPr>
            <w:tcW w:w="6614" w:type="dxa"/>
            <w:gridSpan w:val="2"/>
            <w:vAlign w:val="center"/>
          </w:tcPr>
          <w:p w14:paraId="37B3F1BD" w14:textId="77777777" w:rsidR="007704AE" w:rsidRPr="00CC4F2E" w:rsidRDefault="007704AE" w:rsidP="00692B51">
            <w:pPr>
              <w:spacing w:before="40" w:after="40"/>
              <w:rPr>
                <w:rFonts w:asciiTheme="majorBidi" w:hAnsiTheme="majorBidi" w:cstheme="majorBidi"/>
                <w:sz w:val="22"/>
                <w:szCs w:val="22"/>
              </w:rPr>
            </w:pPr>
            <w:r w:rsidRPr="00CC4F2E">
              <w:rPr>
                <w:rFonts w:asciiTheme="majorBidi" w:hAnsiTheme="majorBidi" w:cstheme="majorBidi"/>
                <w:sz w:val="22"/>
                <w:szCs w:val="22"/>
              </w:rPr>
              <w:t>UC-1</w:t>
            </w:r>
          </w:p>
        </w:tc>
      </w:tr>
      <w:tr w:rsidR="00ED29F0" w:rsidRPr="00CC4F2E" w14:paraId="57E46DB3" w14:textId="77777777" w:rsidTr="00692B51">
        <w:trPr>
          <w:jc w:val="center"/>
        </w:trPr>
        <w:tc>
          <w:tcPr>
            <w:tcW w:w="2301" w:type="dxa"/>
            <w:gridSpan w:val="2"/>
            <w:vAlign w:val="center"/>
          </w:tcPr>
          <w:p w14:paraId="783167EC" w14:textId="77777777" w:rsidR="007704AE" w:rsidRPr="00CC4F2E" w:rsidRDefault="007704AE" w:rsidP="00692B5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Purpose</w:t>
            </w:r>
          </w:p>
        </w:tc>
        <w:tc>
          <w:tcPr>
            <w:tcW w:w="6614" w:type="dxa"/>
            <w:gridSpan w:val="2"/>
            <w:vAlign w:val="center"/>
          </w:tcPr>
          <w:p w14:paraId="1A6CB83B" w14:textId="198673D7" w:rsidR="007704AE" w:rsidRPr="00CC4F2E" w:rsidRDefault="3CF77ACC" w:rsidP="002456B2">
            <w:pPr>
              <w:spacing w:before="40" w:after="40"/>
              <w:rPr>
                <w:rFonts w:asciiTheme="majorBidi" w:hAnsiTheme="majorBidi" w:cstheme="majorBidi"/>
                <w:sz w:val="22"/>
                <w:szCs w:val="22"/>
              </w:rPr>
            </w:pPr>
            <w:r w:rsidRPr="00CC4F2E">
              <w:rPr>
                <w:rFonts w:asciiTheme="majorBidi" w:hAnsiTheme="majorBidi" w:cstheme="majorBidi"/>
                <w:sz w:val="22"/>
                <w:szCs w:val="22"/>
              </w:rPr>
              <w:t>To collect privacy-preserving keyboard event metadata at the kernel level using an LKM and transmit it to user space via Netlink.</w:t>
            </w:r>
          </w:p>
        </w:tc>
      </w:tr>
      <w:tr w:rsidR="00ED29F0" w:rsidRPr="00CC4F2E" w14:paraId="47E14F6D" w14:textId="77777777" w:rsidTr="00692B51">
        <w:trPr>
          <w:jc w:val="center"/>
        </w:trPr>
        <w:tc>
          <w:tcPr>
            <w:tcW w:w="2301" w:type="dxa"/>
            <w:gridSpan w:val="2"/>
            <w:vAlign w:val="center"/>
          </w:tcPr>
          <w:p w14:paraId="715143B1" w14:textId="77777777" w:rsidR="007704AE" w:rsidRPr="00CC4F2E" w:rsidRDefault="007704AE" w:rsidP="00692B5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Priority</w:t>
            </w:r>
          </w:p>
        </w:tc>
        <w:tc>
          <w:tcPr>
            <w:tcW w:w="6614" w:type="dxa"/>
            <w:gridSpan w:val="2"/>
            <w:vAlign w:val="center"/>
          </w:tcPr>
          <w:p w14:paraId="559ECB12" w14:textId="7E3F93CD" w:rsidR="007704AE" w:rsidRPr="00CC4F2E" w:rsidRDefault="007704AE" w:rsidP="00692B51">
            <w:pPr>
              <w:spacing w:before="40" w:after="40"/>
              <w:rPr>
                <w:rFonts w:asciiTheme="majorBidi" w:hAnsiTheme="majorBidi" w:cstheme="majorBidi"/>
                <w:sz w:val="22"/>
                <w:szCs w:val="22"/>
              </w:rPr>
            </w:pPr>
            <w:r w:rsidRPr="00CC4F2E">
              <w:rPr>
                <w:rFonts w:asciiTheme="majorBidi" w:hAnsiTheme="majorBidi" w:cstheme="majorBidi"/>
                <w:sz w:val="22"/>
                <w:szCs w:val="22"/>
              </w:rPr>
              <w:t>High</w:t>
            </w:r>
          </w:p>
        </w:tc>
      </w:tr>
      <w:tr w:rsidR="00ED29F0" w:rsidRPr="00CC4F2E" w14:paraId="1F836772" w14:textId="77777777" w:rsidTr="00692B51">
        <w:trPr>
          <w:jc w:val="center"/>
        </w:trPr>
        <w:tc>
          <w:tcPr>
            <w:tcW w:w="2301" w:type="dxa"/>
            <w:gridSpan w:val="2"/>
            <w:vAlign w:val="center"/>
          </w:tcPr>
          <w:p w14:paraId="29B0D2EE" w14:textId="77777777" w:rsidR="007704AE" w:rsidRPr="00CC4F2E" w:rsidRDefault="007704AE" w:rsidP="00692B5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Pre-conditions</w:t>
            </w:r>
          </w:p>
        </w:tc>
        <w:tc>
          <w:tcPr>
            <w:tcW w:w="6614" w:type="dxa"/>
            <w:gridSpan w:val="2"/>
            <w:vAlign w:val="center"/>
          </w:tcPr>
          <w:p w14:paraId="1EF688A6" w14:textId="65C0B668" w:rsidR="002456B2" w:rsidRPr="00CC4F2E" w:rsidRDefault="002456B2" w:rsidP="002B7790">
            <w:pPr>
              <w:pStyle w:val="NoSpacing"/>
              <w:numPr>
                <w:ilvl w:val="0"/>
                <w:numId w:val="29"/>
              </w:numPr>
              <w:spacing w:before="40" w:after="40"/>
              <w:rPr>
                <w:rFonts w:asciiTheme="majorBidi" w:hAnsiTheme="majorBidi" w:cstheme="majorBidi"/>
                <w:sz w:val="22"/>
                <w:szCs w:val="22"/>
              </w:rPr>
            </w:pPr>
            <w:r w:rsidRPr="00CC4F2E">
              <w:rPr>
                <w:rFonts w:asciiTheme="majorBidi" w:hAnsiTheme="majorBidi" w:cstheme="majorBidi"/>
                <w:sz w:val="22"/>
                <w:szCs w:val="22"/>
              </w:rPr>
              <w:t>The target operating system is running.</w:t>
            </w:r>
          </w:p>
          <w:p w14:paraId="7F98AF20" w14:textId="3C124C3E" w:rsidR="007704AE" w:rsidRPr="00CC4F2E" w:rsidRDefault="002456B2" w:rsidP="002B7790">
            <w:pPr>
              <w:pStyle w:val="NoSpacing"/>
              <w:numPr>
                <w:ilvl w:val="0"/>
                <w:numId w:val="29"/>
              </w:numPr>
              <w:spacing w:before="40" w:after="40"/>
              <w:rPr>
                <w:rFonts w:asciiTheme="majorBidi" w:hAnsiTheme="majorBidi" w:cstheme="majorBidi"/>
                <w:sz w:val="22"/>
                <w:szCs w:val="22"/>
              </w:rPr>
            </w:pPr>
            <w:r w:rsidRPr="00CC4F2E">
              <w:rPr>
                <w:rFonts w:asciiTheme="majorBidi" w:hAnsiTheme="majorBidi" w:cstheme="majorBidi"/>
                <w:sz w:val="22"/>
                <w:szCs w:val="22"/>
              </w:rPr>
              <w:t>The LKM has been successfully compiled and inserted into the system's kernel.</w:t>
            </w:r>
          </w:p>
        </w:tc>
      </w:tr>
      <w:tr w:rsidR="00ED29F0" w:rsidRPr="00CC4F2E" w14:paraId="066490D8" w14:textId="77777777" w:rsidTr="00692B51">
        <w:trPr>
          <w:jc w:val="center"/>
        </w:trPr>
        <w:tc>
          <w:tcPr>
            <w:tcW w:w="2301" w:type="dxa"/>
            <w:gridSpan w:val="2"/>
            <w:vAlign w:val="center"/>
          </w:tcPr>
          <w:p w14:paraId="0F244DF8" w14:textId="77777777" w:rsidR="007704AE" w:rsidRPr="00CC4F2E" w:rsidRDefault="007704AE" w:rsidP="00692B5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Post-conditions</w:t>
            </w:r>
          </w:p>
        </w:tc>
        <w:tc>
          <w:tcPr>
            <w:tcW w:w="6614" w:type="dxa"/>
            <w:gridSpan w:val="2"/>
            <w:vAlign w:val="center"/>
          </w:tcPr>
          <w:p w14:paraId="18013E11" w14:textId="357A4075" w:rsidR="007704AE" w:rsidRPr="00CC4F2E" w:rsidRDefault="3CF77ACC" w:rsidP="3CF77ACC">
            <w:pPr>
              <w:pStyle w:val="NoSpacing"/>
              <w:spacing w:before="40" w:after="40"/>
              <w:rPr>
                <w:rFonts w:asciiTheme="majorBidi" w:hAnsiTheme="majorBidi" w:cstheme="majorBidi"/>
                <w:sz w:val="22"/>
                <w:szCs w:val="22"/>
              </w:rPr>
            </w:pPr>
            <w:r w:rsidRPr="00CC4F2E">
              <w:rPr>
                <w:rFonts w:asciiTheme="majorBidi" w:hAnsiTheme="majorBidi" w:cstheme="majorBidi"/>
                <w:sz w:val="22"/>
                <w:szCs w:val="22"/>
              </w:rPr>
              <w:t>Metadata messages are delivered to the user-space daemon over Netlink; no keystroke content is stored; standard keyboard operation remains uninterrupted.</w:t>
            </w:r>
          </w:p>
          <w:p w14:paraId="7ECFD67E" w14:textId="5668333F" w:rsidR="007704AE" w:rsidRPr="00CC4F2E" w:rsidRDefault="007704AE" w:rsidP="001D12AC">
            <w:pPr>
              <w:pStyle w:val="NoSpacing"/>
              <w:spacing w:before="40" w:after="40"/>
              <w:rPr>
                <w:rFonts w:asciiTheme="majorBidi" w:hAnsiTheme="majorBidi" w:cstheme="majorBidi"/>
                <w:sz w:val="22"/>
                <w:szCs w:val="22"/>
              </w:rPr>
            </w:pPr>
          </w:p>
        </w:tc>
      </w:tr>
      <w:tr w:rsidR="00ED29F0" w:rsidRPr="00CC4F2E" w14:paraId="5EEB0C1E" w14:textId="77777777" w:rsidTr="00692B51">
        <w:trPr>
          <w:jc w:val="center"/>
        </w:trPr>
        <w:tc>
          <w:tcPr>
            <w:tcW w:w="8915" w:type="dxa"/>
            <w:gridSpan w:val="4"/>
            <w:vAlign w:val="center"/>
          </w:tcPr>
          <w:p w14:paraId="5B1565B1" w14:textId="77777777" w:rsidR="007704AE" w:rsidRPr="00CC4F2E" w:rsidRDefault="007704AE" w:rsidP="00692B51">
            <w:pPr>
              <w:pStyle w:val="NoSpacing"/>
              <w:spacing w:before="40" w:after="40"/>
              <w:jc w:val="center"/>
              <w:rPr>
                <w:rFonts w:asciiTheme="majorBidi" w:hAnsiTheme="majorBidi" w:cstheme="majorBidi"/>
                <w:b/>
                <w:sz w:val="22"/>
                <w:szCs w:val="22"/>
              </w:rPr>
            </w:pPr>
            <w:r w:rsidRPr="00CC4F2E">
              <w:rPr>
                <w:rFonts w:asciiTheme="majorBidi" w:hAnsiTheme="majorBidi" w:cstheme="majorBidi"/>
                <w:b/>
                <w:sz w:val="22"/>
                <w:szCs w:val="22"/>
              </w:rPr>
              <w:t>Typical Course of Action</w:t>
            </w:r>
          </w:p>
        </w:tc>
      </w:tr>
      <w:tr w:rsidR="00ED29F0" w:rsidRPr="00CC4F2E" w14:paraId="0C902B1C" w14:textId="77777777" w:rsidTr="00692B5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A3CCC69" w14:textId="77777777" w:rsidR="007704AE" w:rsidRPr="00CC4F2E" w:rsidRDefault="007704AE" w:rsidP="00692B51">
            <w:pPr>
              <w:spacing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97ADF78" w14:textId="77777777" w:rsidR="007704AE" w:rsidRPr="00CC4F2E" w:rsidRDefault="007704AE" w:rsidP="00692B51">
            <w:pPr>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49DBB3DE" w14:textId="77777777" w:rsidR="007704AE" w:rsidRPr="00CC4F2E" w:rsidRDefault="007704AE" w:rsidP="00692B51">
            <w:pPr>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System Response</w:t>
            </w:r>
          </w:p>
        </w:tc>
      </w:tr>
      <w:tr w:rsidR="00ED29F0" w:rsidRPr="00CC4F2E" w14:paraId="78574D6C" w14:textId="77777777" w:rsidTr="00692B5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1D29463" w14:textId="77777777" w:rsidR="007704AE" w:rsidRPr="00CC4F2E" w:rsidRDefault="007704AE" w:rsidP="00692B5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6934AD1" w14:textId="11C4A362" w:rsidR="007704AE" w:rsidRPr="00CC4F2E" w:rsidRDefault="00E82587" w:rsidP="00E82587">
            <w:pPr>
              <w:spacing w:before="40" w:after="40"/>
              <w:rPr>
                <w:rFonts w:asciiTheme="majorBidi" w:hAnsiTheme="majorBidi" w:cstheme="majorBidi"/>
                <w:sz w:val="22"/>
                <w:szCs w:val="22"/>
              </w:rPr>
            </w:pPr>
            <w:r w:rsidRPr="00CC4F2E">
              <w:rPr>
                <w:rFonts w:asciiTheme="majorBidi" w:hAnsiTheme="majorBidi" w:cstheme="majorBidi"/>
                <w:sz w:val="22"/>
                <w:szCs w:val="22"/>
              </w:rPr>
              <w:t>Actor (Target User) presses or releases a key on the physical keyboard.</w:t>
            </w:r>
          </w:p>
        </w:tc>
        <w:tc>
          <w:tcPr>
            <w:tcW w:w="4094" w:type="dxa"/>
            <w:tcBorders>
              <w:top w:val="single" w:sz="4" w:space="0" w:color="auto"/>
              <w:left w:val="single" w:sz="4" w:space="0" w:color="auto"/>
              <w:bottom w:val="single" w:sz="4" w:space="0" w:color="auto"/>
              <w:right w:val="single" w:sz="4" w:space="0" w:color="auto"/>
            </w:tcBorders>
            <w:vAlign w:val="center"/>
          </w:tcPr>
          <w:p w14:paraId="6BAA1E3F" w14:textId="31EF753A" w:rsidR="007704AE" w:rsidRPr="00CC4F2E" w:rsidRDefault="00E82587" w:rsidP="00E82587">
            <w:pPr>
              <w:spacing w:before="40" w:after="40"/>
              <w:rPr>
                <w:rFonts w:asciiTheme="majorBidi" w:hAnsiTheme="majorBidi" w:cstheme="majorBidi"/>
                <w:sz w:val="22"/>
                <w:szCs w:val="22"/>
              </w:rPr>
            </w:pPr>
            <w:r w:rsidRPr="00CC4F2E">
              <w:rPr>
                <w:rFonts w:asciiTheme="majorBidi" w:hAnsiTheme="majorBidi" w:cstheme="majorBidi"/>
                <w:sz w:val="22"/>
                <w:szCs w:val="22"/>
              </w:rPr>
              <w:t xml:space="preserve">The hardware generates a </w:t>
            </w:r>
            <w:r w:rsidR="3CF77ACC" w:rsidRPr="00CC4F2E">
              <w:rPr>
                <w:rFonts w:asciiTheme="majorBidi" w:hAnsiTheme="majorBidi" w:cstheme="majorBidi"/>
                <w:sz w:val="22"/>
                <w:szCs w:val="22"/>
              </w:rPr>
              <w:t xml:space="preserve">keyboard </w:t>
            </w:r>
            <w:r w:rsidRPr="00CC4F2E">
              <w:rPr>
                <w:rFonts w:asciiTheme="majorBidi" w:hAnsiTheme="majorBidi" w:cstheme="majorBidi"/>
                <w:sz w:val="22"/>
                <w:szCs w:val="22"/>
              </w:rPr>
              <w:t xml:space="preserve">interrupt </w:t>
            </w:r>
            <w:r w:rsidR="3CF77ACC" w:rsidRPr="00CC4F2E">
              <w:rPr>
                <w:rFonts w:asciiTheme="majorBidi" w:hAnsiTheme="majorBidi" w:cstheme="majorBidi"/>
                <w:sz w:val="22"/>
                <w:szCs w:val="22"/>
              </w:rPr>
              <w:t>and</w:t>
            </w:r>
            <w:r w:rsidRPr="00CC4F2E">
              <w:rPr>
                <w:rFonts w:asciiTheme="majorBidi" w:hAnsiTheme="majorBidi" w:cstheme="majorBidi"/>
                <w:sz w:val="22"/>
                <w:szCs w:val="22"/>
              </w:rPr>
              <w:t xml:space="preserve"> the </w:t>
            </w:r>
            <w:r w:rsidR="3CF77ACC" w:rsidRPr="00CC4F2E">
              <w:rPr>
                <w:rFonts w:asciiTheme="majorBidi" w:hAnsiTheme="majorBidi" w:cstheme="majorBidi"/>
                <w:sz w:val="22"/>
                <w:szCs w:val="22"/>
              </w:rPr>
              <w:t>notifier chain invokes the LKM</w:t>
            </w:r>
            <w:r w:rsidRPr="00CC4F2E">
              <w:rPr>
                <w:rFonts w:asciiTheme="majorBidi" w:hAnsiTheme="majorBidi" w:cstheme="majorBidi"/>
                <w:sz w:val="22"/>
                <w:szCs w:val="22"/>
              </w:rPr>
              <w:t>.</w:t>
            </w:r>
          </w:p>
        </w:tc>
      </w:tr>
      <w:tr w:rsidR="00ED29F0" w:rsidRPr="00CC4F2E" w14:paraId="37DF2D2C" w14:textId="77777777" w:rsidTr="00692B5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8420FDC" w14:textId="77777777" w:rsidR="007704AE" w:rsidRPr="00CC4F2E" w:rsidRDefault="007704AE" w:rsidP="00692B5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9674CDB" w14:textId="77777777" w:rsidR="007704AE" w:rsidRPr="00CC4F2E" w:rsidRDefault="007704AE" w:rsidP="00692B51">
            <w:pPr>
              <w:spacing w:before="40" w:after="40"/>
              <w:rPr>
                <w:rFonts w:asciiTheme="majorBidi" w:hAnsiTheme="majorBidi" w:cstheme="majorBidi"/>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p w14:paraId="7AFC308B" w14:textId="4739B484" w:rsidR="007704AE" w:rsidRPr="00CC4F2E" w:rsidRDefault="3CF77ACC" w:rsidP="00E82587">
            <w:pPr>
              <w:spacing w:before="40" w:after="40"/>
              <w:rPr>
                <w:rFonts w:asciiTheme="majorBidi" w:hAnsiTheme="majorBidi" w:cstheme="majorBidi"/>
                <w:sz w:val="22"/>
                <w:szCs w:val="22"/>
              </w:rPr>
            </w:pPr>
            <w:r w:rsidRPr="00CC4F2E">
              <w:rPr>
                <w:rFonts w:asciiTheme="majorBidi" w:hAnsiTheme="majorBidi" w:cstheme="majorBidi"/>
                <w:sz w:val="22"/>
                <w:szCs w:val="22"/>
              </w:rPr>
              <w:t>The LKM derives behavioral metadata only (timestamp, event type, inter-event interval, process context). No keystroke content or keycodes are stored.</w:t>
            </w:r>
          </w:p>
        </w:tc>
      </w:tr>
      <w:tr w:rsidR="00ED29F0" w:rsidRPr="00CC4F2E" w14:paraId="2C23902D" w14:textId="77777777" w:rsidTr="00692B5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7D4C163" w14:textId="77777777" w:rsidR="007704AE" w:rsidRPr="00CC4F2E" w:rsidRDefault="007704AE" w:rsidP="00692B5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80BA29F" w14:textId="77777777" w:rsidR="007704AE" w:rsidRPr="00CC4F2E" w:rsidRDefault="007704AE" w:rsidP="00692B51">
            <w:pPr>
              <w:spacing w:before="40" w:after="40"/>
              <w:rPr>
                <w:rFonts w:asciiTheme="majorBidi" w:hAnsiTheme="majorBidi" w:cstheme="majorBidi"/>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p w14:paraId="416A7552" w14:textId="6000FE74" w:rsidR="007704AE" w:rsidRPr="00CC4F2E" w:rsidRDefault="3CF77ACC" w:rsidP="00E82587">
            <w:pPr>
              <w:spacing w:before="40" w:after="40"/>
              <w:rPr>
                <w:rFonts w:asciiTheme="majorBidi" w:hAnsiTheme="majorBidi" w:cstheme="majorBidi"/>
                <w:sz w:val="22"/>
                <w:szCs w:val="22"/>
              </w:rPr>
            </w:pPr>
            <w:r w:rsidRPr="00CC4F2E">
              <w:rPr>
                <w:rFonts w:asciiTheme="majorBidi" w:hAnsiTheme="majorBidi" w:cstheme="majorBidi"/>
                <w:sz w:val="22"/>
                <w:szCs w:val="22"/>
              </w:rPr>
              <w:t>The LKM enqueues a structured Netlink message and sends it to the registered daemon.</w:t>
            </w:r>
          </w:p>
        </w:tc>
      </w:tr>
      <w:tr w:rsidR="00ED29F0" w:rsidRPr="00CC4F2E" w14:paraId="6BC4D167" w14:textId="77777777" w:rsidTr="00692B5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B5EC977" w14:textId="39F95EDF" w:rsidR="007704AE" w:rsidRPr="00CC4F2E" w:rsidRDefault="00F624A9" w:rsidP="00692B5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E63C022" w14:textId="77777777" w:rsidR="007704AE" w:rsidRPr="00CC4F2E" w:rsidRDefault="007704AE" w:rsidP="00692B51">
            <w:pPr>
              <w:spacing w:before="40" w:after="40"/>
              <w:rPr>
                <w:rFonts w:asciiTheme="majorBidi" w:hAnsiTheme="majorBidi" w:cstheme="majorBidi"/>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p w14:paraId="43CEB364" w14:textId="23A19AD5" w:rsidR="007704AE" w:rsidRPr="00CC4F2E" w:rsidRDefault="3CF77ACC" w:rsidP="00E82587">
            <w:pPr>
              <w:spacing w:before="40" w:after="40"/>
              <w:rPr>
                <w:rFonts w:asciiTheme="majorBidi" w:hAnsiTheme="majorBidi" w:cstheme="majorBidi"/>
                <w:sz w:val="22"/>
                <w:szCs w:val="22"/>
              </w:rPr>
            </w:pPr>
            <w:r w:rsidRPr="00CC4F2E">
              <w:rPr>
                <w:rFonts w:asciiTheme="majorBidi" w:eastAsia="Segoe UI" w:hAnsiTheme="majorBidi" w:cstheme="majorBidi"/>
                <w:sz w:val="19"/>
                <w:szCs w:val="19"/>
              </w:rPr>
              <w:t>The daemon receives the message and updates feature buffers; the input event continues through the normal kernel path unchanged.</w:t>
            </w:r>
          </w:p>
        </w:tc>
      </w:tr>
      <w:tr w:rsidR="00ED29F0" w:rsidRPr="00CC4F2E" w14:paraId="039501E1" w14:textId="77777777" w:rsidTr="00692B5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8A24098" w14:textId="77777777" w:rsidR="007704AE" w:rsidRPr="00CC4F2E" w:rsidRDefault="007704AE" w:rsidP="00692B51">
            <w:pPr>
              <w:spacing w:before="40" w:after="40"/>
              <w:jc w:val="center"/>
              <w:rPr>
                <w:rFonts w:asciiTheme="majorBidi" w:hAnsiTheme="majorBidi" w:cstheme="majorBidi"/>
                <w:b/>
                <w:sz w:val="22"/>
                <w:szCs w:val="22"/>
              </w:rPr>
            </w:pPr>
            <w:r w:rsidRPr="00CC4F2E">
              <w:rPr>
                <w:rFonts w:asciiTheme="majorBidi" w:hAnsiTheme="majorBidi" w:cstheme="majorBidi"/>
                <w:b/>
                <w:sz w:val="22"/>
                <w:szCs w:val="22"/>
              </w:rPr>
              <w:t>Alternate Course of Action</w:t>
            </w:r>
          </w:p>
        </w:tc>
      </w:tr>
      <w:tr w:rsidR="00ED29F0" w:rsidRPr="00CC4F2E" w14:paraId="5F49E0D7" w14:textId="77777777" w:rsidTr="00692B51">
        <w:trPr>
          <w:jc w:val="center"/>
        </w:trPr>
        <w:tc>
          <w:tcPr>
            <w:tcW w:w="608" w:type="dxa"/>
            <w:vAlign w:val="center"/>
          </w:tcPr>
          <w:p w14:paraId="0675D58E" w14:textId="77777777" w:rsidR="007704AE" w:rsidRPr="00CC4F2E" w:rsidRDefault="007704AE" w:rsidP="00692B51">
            <w:pPr>
              <w:keepNext/>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w:t>
            </w:r>
          </w:p>
        </w:tc>
        <w:tc>
          <w:tcPr>
            <w:tcW w:w="4213" w:type="dxa"/>
            <w:gridSpan w:val="2"/>
            <w:vAlign w:val="center"/>
          </w:tcPr>
          <w:p w14:paraId="718E60A1" w14:textId="77777777" w:rsidR="007704AE" w:rsidRPr="00CC4F2E" w:rsidRDefault="007704AE" w:rsidP="00692B51">
            <w:pPr>
              <w:keepNext/>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Actor Action</w:t>
            </w:r>
          </w:p>
        </w:tc>
        <w:tc>
          <w:tcPr>
            <w:tcW w:w="4094" w:type="dxa"/>
            <w:vAlign w:val="center"/>
          </w:tcPr>
          <w:p w14:paraId="7E1DFB98" w14:textId="77777777" w:rsidR="007704AE" w:rsidRPr="00CC4F2E" w:rsidRDefault="007704AE" w:rsidP="00692B51">
            <w:pPr>
              <w:keepNext/>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System Response</w:t>
            </w:r>
          </w:p>
        </w:tc>
      </w:tr>
      <w:tr w:rsidR="00ED29F0" w:rsidRPr="00CC4F2E" w14:paraId="5FB5F6CD" w14:textId="77777777" w:rsidTr="00692B51">
        <w:trPr>
          <w:jc w:val="center"/>
        </w:trPr>
        <w:tc>
          <w:tcPr>
            <w:tcW w:w="608" w:type="dxa"/>
            <w:vAlign w:val="center"/>
          </w:tcPr>
          <w:p w14:paraId="3043843A" w14:textId="77777777" w:rsidR="007704AE" w:rsidRPr="00CC4F2E" w:rsidRDefault="007704AE" w:rsidP="00692B51">
            <w:pPr>
              <w:spacing w:before="40" w:after="100" w:afterAutospacing="1"/>
              <w:rPr>
                <w:rFonts w:asciiTheme="majorBidi" w:hAnsiTheme="majorBidi" w:cstheme="majorBidi"/>
                <w:b/>
                <w:bCs/>
                <w:sz w:val="22"/>
                <w:szCs w:val="22"/>
              </w:rPr>
            </w:pPr>
            <w:r w:rsidRPr="00CC4F2E">
              <w:rPr>
                <w:rFonts w:asciiTheme="majorBidi" w:hAnsiTheme="majorBidi" w:cstheme="majorBidi"/>
                <w:b/>
                <w:bCs/>
                <w:sz w:val="22"/>
                <w:szCs w:val="22"/>
              </w:rPr>
              <w:t>1</w:t>
            </w:r>
          </w:p>
        </w:tc>
        <w:tc>
          <w:tcPr>
            <w:tcW w:w="4213" w:type="dxa"/>
            <w:gridSpan w:val="2"/>
            <w:vAlign w:val="center"/>
          </w:tcPr>
          <w:p w14:paraId="29348308" w14:textId="7406F8D4" w:rsidR="007704AE" w:rsidRPr="00CC4F2E" w:rsidRDefault="002B2B4E" w:rsidP="002B2B4E">
            <w:pPr>
              <w:spacing w:before="40" w:after="40"/>
              <w:rPr>
                <w:rFonts w:asciiTheme="majorBidi" w:hAnsiTheme="majorBidi" w:cstheme="majorBidi"/>
                <w:sz w:val="22"/>
                <w:szCs w:val="22"/>
              </w:rPr>
            </w:pPr>
            <w:r w:rsidRPr="00CC4F2E">
              <w:rPr>
                <w:rFonts w:asciiTheme="majorBidi" w:hAnsiTheme="majorBidi" w:cstheme="majorBidi"/>
                <w:sz w:val="22"/>
                <w:szCs w:val="22"/>
              </w:rPr>
              <w:t>Actor types while the LKM is not loaded or has crashed.</w:t>
            </w:r>
          </w:p>
        </w:tc>
        <w:tc>
          <w:tcPr>
            <w:tcW w:w="4094" w:type="dxa"/>
            <w:vAlign w:val="center"/>
          </w:tcPr>
          <w:p w14:paraId="5E939B34" w14:textId="2A63BC21" w:rsidR="007704AE" w:rsidRPr="00CC4F2E" w:rsidRDefault="3CF77ACC" w:rsidP="002B2B4E">
            <w:pPr>
              <w:spacing w:before="40" w:after="40"/>
              <w:rPr>
                <w:rFonts w:asciiTheme="majorBidi" w:hAnsiTheme="majorBidi" w:cstheme="majorBidi"/>
                <w:sz w:val="22"/>
                <w:szCs w:val="22"/>
              </w:rPr>
            </w:pPr>
            <w:r w:rsidRPr="00CC4F2E">
              <w:rPr>
                <w:rFonts w:asciiTheme="majorBidi" w:hAnsiTheme="majorBidi" w:cstheme="majorBidi"/>
                <w:sz w:val="22"/>
                <w:szCs w:val="22"/>
              </w:rPr>
              <w:t>Keyboard input proceeds normally; no metadata is delivered and the daemon records the gap, then flags the daemon to attempt restarting the LKM.</w:t>
            </w:r>
          </w:p>
        </w:tc>
      </w:tr>
      <w:tr w:rsidR="00ED29F0" w:rsidRPr="00CC4F2E" w14:paraId="65930591" w14:textId="77777777" w:rsidTr="00692B51">
        <w:trPr>
          <w:jc w:val="center"/>
        </w:trPr>
        <w:tc>
          <w:tcPr>
            <w:tcW w:w="608" w:type="dxa"/>
            <w:vAlign w:val="center"/>
          </w:tcPr>
          <w:p w14:paraId="62C9F94D" w14:textId="77777777" w:rsidR="007704AE" w:rsidRPr="00CC4F2E" w:rsidRDefault="007704AE" w:rsidP="00692B51">
            <w:pPr>
              <w:spacing w:before="40" w:after="100" w:afterAutospacing="1"/>
              <w:rPr>
                <w:rFonts w:asciiTheme="majorBidi" w:hAnsiTheme="majorBidi" w:cstheme="majorBidi"/>
                <w:b/>
                <w:bCs/>
                <w:sz w:val="22"/>
                <w:szCs w:val="22"/>
              </w:rPr>
            </w:pPr>
            <w:r w:rsidRPr="00CC4F2E">
              <w:rPr>
                <w:rFonts w:asciiTheme="majorBidi" w:hAnsiTheme="majorBidi" w:cstheme="majorBidi"/>
                <w:b/>
                <w:bCs/>
                <w:sz w:val="22"/>
                <w:szCs w:val="22"/>
              </w:rPr>
              <w:t>2</w:t>
            </w:r>
          </w:p>
        </w:tc>
        <w:tc>
          <w:tcPr>
            <w:tcW w:w="4213" w:type="dxa"/>
            <w:gridSpan w:val="2"/>
            <w:vAlign w:val="center"/>
          </w:tcPr>
          <w:p w14:paraId="796DEF36" w14:textId="48AC8314" w:rsidR="007704AE" w:rsidRPr="00CC4F2E" w:rsidRDefault="002B2B4E" w:rsidP="002B2B4E">
            <w:pPr>
              <w:spacing w:before="40" w:after="40"/>
              <w:rPr>
                <w:rFonts w:asciiTheme="majorBidi" w:hAnsiTheme="majorBidi" w:cstheme="majorBidi"/>
                <w:sz w:val="22"/>
                <w:szCs w:val="22"/>
              </w:rPr>
            </w:pPr>
            <w:r w:rsidRPr="00CC4F2E">
              <w:rPr>
                <w:rFonts w:asciiTheme="majorBidi" w:hAnsiTheme="majorBidi" w:cstheme="majorBidi"/>
                <w:sz w:val="22"/>
                <w:szCs w:val="22"/>
              </w:rPr>
              <w:t>Actor presses an unsupported multimedia key.</w:t>
            </w:r>
          </w:p>
        </w:tc>
        <w:tc>
          <w:tcPr>
            <w:tcW w:w="4094" w:type="dxa"/>
            <w:vAlign w:val="center"/>
          </w:tcPr>
          <w:p w14:paraId="097EEE92" w14:textId="32836B49" w:rsidR="007704AE" w:rsidRPr="00CC4F2E" w:rsidRDefault="3CF77ACC" w:rsidP="00F624A9">
            <w:pPr>
              <w:spacing w:before="40" w:after="40"/>
              <w:rPr>
                <w:rFonts w:asciiTheme="majorBidi" w:hAnsiTheme="majorBidi" w:cstheme="majorBidi"/>
              </w:rPr>
            </w:pPr>
            <w:r w:rsidRPr="00CC4F2E">
              <w:rPr>
                <w:rFonts w:asciiTheme="majorBidi" w:hAnsiTheme="majorBidi" w:cstheme="majorBidi"/>
                <w:sz w:val="22"/>
                <w:szCs w:val="22"/>
              </w:rPr>
              <w:t>The LKM rate-limits or drops excess metadata safely; keyboard behavior is unaffected.</w:t>
            </w:r>
          </w:p>
        </w:tc>
      </w:tr>
    </w:tbl>
    <w:p w14:paraId="1BC7FABB" w14:textId="1E152421" w:rsidR="004F3427" w:rsidRPr="00CC4F2E" w:rsidRDefault="007704AE" w:rsidP="00DE6218">
      <w:pPr>
        <w:pStyle w:val="Caption"/>
        <w:rPr>
          <w:rFonts w:asciiTheme="majorBidi" w:hAnsiTheme="majorBidi" w:cstheme="majorBidi"/>
          <w:sz w:val="22"/>
          <w:szCs w:val="22"/>
        </w:rPr>
      </w:pPr>
      <w:bookmarkStart w:id="103" w:name="_Toc230180019"/>
      <w:bookmarkStart w:id="104" w:name="_Toc230968084"/>
      <w:bookmarkEnd w:id="102"/>
      <w:r w:rsidRPr="00CC4F2E">
        <w:rPr>
          <w:rFonts w:asciiTheme="majorBidi" w:hAnsiTheme="majorBidi" w:cstheme="majorBidi"/>
          <w:sz w:val="22"/>
          <w:szCs w:val="22"/>
        </w:rPr>
        <w:t xml:space="preserve">Table </w:t>
      </w:r>
      <w:r w:rsidR="005E3DEF" w:rsidRPr="00CC4F2E">
        <w:rPr>
          <w:rFonts w:asciiTheme="majorBidi" w:hAnsiTheme="majorBidi" w:cstheme="majorBidi"/>
          <w:sz w:val="22"/>
          <w:szCs w:val="22"/>
        </w:rPr>
        <w:fldChar w:fldCharType="begin"/>
      </w:r>
      <w:r w:rsidR="0070544C" w:rsidRPr="00CC4F2E">
        <w:rPr>
          <w:rFonts w:asciiTheme="majorBidi" w:hAnsiTheme="majorBidi" w:cstheme="majorBidi"/>
          <w:sz w:val="22"/>
          <w:szCs w:val="22"/>
        </w:rPr>
        <w:instrText xml:space="preserve"> SEQ Table \* ARABIC </w:instrText>
      </w:r>
      <w:r w:rsidR="005E3DEF" w:rsidRPr="00CC4F2E">
        <w:rPr>
          <w:rFonts w:asciiTheme="majorBidi" w:hAnsiTheme="majorBidi" w:cstheme="majorBidi"/>
          <w:sz w:val="22"/>
          <w:szCs w:val="22"/>
        </w:rPr>
        <w:fldChar w:fldCharType="separate"/>
      </w:r>
      <w:r w:rsidR="001E1560">
        <w:rPr>
          <w:rFonts w:asciiTheme="majorBidi" w:hAnsiTheme="majorBidi" w:cstheme="majorBidi"/>
          <w:noProof/>
          <w:sz w:val="22"/>
          <w:szCs w:val="22"/>
        </w:rPr>
        <w:t>1</w:t>
      </w:r>
      <w:r w:rsidR="005E3DEF" w:rsidRPr="00CC4F2E">
        <w:rPr>
          <w:rFonts w:asciiTheme="majorBidi" w:hAnsiTheme="majorBidi" w:cstheme="majorBidi"/>
          <w:sz w:val="22"/>
          <w:szCs w:val="22"/>
        </w:rPr>
        <w:fldChar w:fldCharType="end"/>
      </w:r>
      <w:r w:rsidRPr="00CC4F2E">
        <w:rPr>
          <w:rFonts w:asciiTheme="majorBidi" w:hAnsiTheme="majorBidi" w:cstheme="majorBidi"/>
          <w:sz w:val="22"/>
          <w:szCs w:val="22"/>
        </w:rPr>
        <w:t>:</w:t>
      </w:r>
      <w:r w:rsidR="00081FDA" w:rsidRPr="00CC4F2E">
        <w:rPr>
          <w:rFonts w:asciiTheme="majorBidi" w:hAnsiTheme="majorBidi" w:cstheme="majorBidi"/>
          <w:sz w:val="22"/>
          <w:szCs w:val="22"/>
        </w:rPr>
        <w:t xml:space="preserve"> UC-1</w:t>
      </w:r>
      <w:r w:rsidRPr="00CC4F2E">
        <w:rPr>
          <w:rFonts w:asciiTheme="majorBidi" w:hAnsiTheme="majorBidi" w:cstheme="majorBidi"/>
          <w:sz w:val="22"/>
          <w:szCs w:val="22"/>
        </w:rPr>
        <w:t xml:space="preserve"> </w:t>
      </w:r>
      <w:r w:rsidR="00940C31">
        <w:rPr>
          <w:rFonts w:asciiTheme="majorBidi" w:hAnsiTheme="majorBidi" w:cstheme="majorBidi"/>
          <w:sz w:val="22"/>
          <w:szCs w:val="22"/>
        </w:rPr>
        <w:t xml:space="preserve">- </w:t>
      </w:r>
      <w:r w:rsidR="00F624A9" w:rsidRPr="00CC4F2E">
        <w:rPr>
          <w:rFonts w:asciiTheme="majorBidi" w:hAnsiTheme="majorBidi" w:cstheme="majorBidi"/>
          <w:sz w:val="22"/>
          <w:szCs w:val="22"/>
        </w:rPr>
        <w:t>Kernel-Level Monitoring</w:t>
      </w:r>
      <w:bookmarkEnd w:id="103"/>
      <w:bookmarkEnd w:id="10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ED29F0" w:rsidRPr="00CC4F2E" w14:paraId="28FBD78F" w14:textId="77777777" w:rsidTr="005B1981">
        <w:trPr>
          <w:jc w:val="center"/>
        </w:trPr>
        <w:tc>
          <w:tcPr>
            <w:tcW w:w="2301" w:type="dxa"/>
            <w:gridSpan w:val="2"/>
            <w:vAlign w:val="center"/>
          </w:tcPr>
          <w:p w14:paraId="61EA9A51" w14:textId="77777777" w:rsidR="004F3427" w:rsidRPr="00CC4F2E" w:rsidRDefault="004F3427" w:rsidP="005B198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Identifier</w:t>
            </w:r>
          </w:p>
        </w:tc>
        <w:tc>
          <w:tcPr>
            <w:tcW w:w="6614" w:type="dxa"/>
            <w:gridSpan w:val="2"/>
            <w:vAlign w:val="center"/>
          </w:tcPr>
          <w:p w14:paraId="002F1316" w14:textId="233E9C04" w:rsidR="004F3427" w:rsidRPr="00CC4F2E" w:rsidRDefault="004F3427" w:rsidP="005B1981">
            <w:pPr>
              <w:spacing w:before="40" w:after="40"/>
              <w:rPr>
                <w:rFonts w:asciiTheme="majorBidi" w:hAnsiTheme="majorBidi" w:cstheme="majorBidi"/>
                <w:sz w:val="22"/>
                <w:szCs w:val="22"/>
              </w:rPr>
            </w:pPr>
            <w:r w:rsidRPr="00CC4F2E">
              <w:rPr>
                <w:rFonts w:asciiTheme="majorBidi" w:hAnsiTheme="majorBidi" w:cstheme="majorBidi"/>
                <w:sz w:val="22"/>
                <w:szCs w:val="22"/>
              </w:rPr>
              <w:t>UC-</w:t>
            </w:r>
            <w:r w:rsidR="00AB33DF" w:rsidRPr="00CC4F2E">
              <w:rPr>
                <w:rFonts w:asciiTheme="majorBidi" w:hAnsiTheme="majorBidi" w:cstheme="majorBidi"/>
                <w:sz w:val="22"/>
                <w:szCs w:val="22"/>
              </w:rPr>
              <w:t>2</w:t>
            </w:r>
          </w:p>
        </w:tc>
      </w:tr>
      <w:tr w:rsidR="00ED29F0" w:rsidRPr="00CC4F2E" w14:paraId="75E40AC3" w14:textId="77777777" w:rsidTr="005B1981">
        <w:trPr>
          <w:jc w:val="center"/>
        </w:trPr>
        <w:tc>
          <w:tcPr>
            <w:tcW w:w="2301" w:type="dxa"/>
            <w:gridSpan w:val="2"/>
            <w:vAlign w:val="center"/>
          </w:tcPr>
          <w:p w14:paraId="60895500" w14:textId="77777777" w:rsidR="004F3427" w:rsidRPr="00CC4F2E" w:rsidRDefault="004F3427" w:rsidP="005B198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Purpose</w:t>
            </w:r>
          </w:p>
        </w:tc>
        <w:tc>
          <w:tcPr>
            <w:tcW w:w="6614" w:type="dxa"/>
            <w:gridSpan w:val="2"/>
            <w:vAlign w:val="center"/>
          </w:tcPr>
          <w:p w14:paraId="0F8ED73D" w14:textId="6C11903B" w:rsidR="004F3427" w:rsidRPr="00CC4F2E" w:rsidRDefault="3CF77ACC" w:rsidP="001450EE">
            <w:pPr>
              <w:spacing w:before="40" w:after="40"/>
              <w:rPr>
                <w:rFonts w:asciiTheme="majorBidi" w:hAnsiTheme="majorBidi" w:cstheme="majorBidi"/>
                <w:sz w:val="22"/>
                <w:szCs w:val="22"/>
              </w:rPr>
            </w:pPr>
            <w:r w:rsidRPr="00CC4F2E">
              <w:rPr>
                <w:rFonts w:asciiTheme="majorBidi" w:hAnsiTheme="majorBidi" w:cstheme="majorBidi"/>
                <w:sz w:val="22"/>
                <w:szCs w:val="22"/>
              </w:rPr>
              <w:t>To ensure kernel-level monitoring operates transparently: normal keyboard behavior, metadata-only collection, and uninterrupted delivery to the detection pipeline (UC-1).</w:t>
            </w:r>
          </w:p>
        </w:tc>
      </w:tr>
      <w:tr w:rsidR="00ED29F0" w:rsidRPr="00CC4F2E" w14:paraId="7F863212" w14:textId="77777777" w:rsidTr="005B1981">
        <w:trPr>
          <w:jc w:val="center"/>
        </w:trPr>
        <w:tc>
          <w:tcPr>
            <w:tcW w:w="2301" w:type="dxa"/>
            <w:gridSpan w:val="2"/>
            <w:vAlign w:val="center"/>
          </w:tcPr>
          <w:p w14:paraId="487DBF3E" w14:textId="77777777" w:rsidR="004F3427" w:rsidRPr="00CC4F2E" w:rsidRDefault="004F3427" w:rsidP="005B198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Priority</w:t>
            </w:r>
          </w:p>
        </w:tc>
        <w:tc>
          <w:tcPr>
            <w:tcW w:w="6614" w:type="dxa"/>
            <w:gridSpan w:val="2"/>
            <w:vAlign w:val="center"/>
          </w:tcPr>
          <w:p w14:paraId="1B1E96A7" w14:textId="77777777" w:rsidR="004F3427" w:rsidRPr="00CC4F2E" w:rsidRDefault="004F3427" w:rsidP="005B1981">
            <w:pPr>
              <w:spacing w:before="40" w:after="40"/>
              <w:rPr>
                <w:rFonts w:asciiTheme="majorBidi" w:hAnsiTheme="majorBidi" w:cstheme="majorBidi"/>
                <w:sz w:val="22"/>
                <w:szCs w:val="22"/>
              </w:rPr>
            </w:pPr>
            <w:r w:rsidRPr="00CC4F2E">
              <w:rPr>
                <w:rFonts w:asciiTheme="majorBidi" w:hAnsiTheme="majorBidi" w:cstheme="majorBidi"/>
                <w:sz w:val="22"/>
                <w:szCs w:val="22"/>
              </w:rPr>
              <w:t>High</w:t>
            </w:r>
          </w:p>
        </w:tc>
      </w:tr>
      <w:tr w:rsidR="00ED29F0" w:rsidRPr="00CC4F2E" w14:paraId="22014CE9" w14:textId="77777777" w:rsidTr="005B1981">
        <w:trPr>
          <w:jc w:val="center"/>
        </w:trPr>
        <w:tc>
          <w:tcPr>
            <w:tcW w:w="2301" w:type="dxa"/>
            <w:gridSpan w:val="2"/>
            <w:vAlign w:val="center"/>
          </w:tcPr>
          <w:p w14:paraId="5A3BDF96" w14:textId="77777777" w:rsidR="004F3427" w:rsidRPr="00CC4F2E" w:rsidRDefault="004F3427" w:rsidP="005B198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t>Pre-conditions</w:t>
            </w:r>
          </w:p>
        </w:tc>
        <w:tc>
          <w:tcPr>
            <w:tcW w:w="6614" w:type="dxa"/>
            <w:gridSpan w:val="2"/>
            <w:vAlign w:val="center"/>
          </w:tcPr>
          <w:p w14:paraId="6ABA90BA" w14:textId="56FFFCD4" w:rsidR="001450EE" w:rsidRPr="00CC4F2E" w:rsidRDefault="001450EE" w:rsidP="001450EE">
            <w:pPr>
              <w:pStyle w:val="NoSpacing"/>
              <w:numPr>
                <w:ilvl w:val="0"/>
                <w:numId w:val="29"/>
              </w:numPr>
              <w:spacing w:before="40" w:after="40"/>
              <w:rPr>
                <w:rFonts w:asciiTheme="majorBidi" w:hAnsiTheme="majorBidi" w:cstheme="majorBidi"/>
                <w:sz w:val="22"/>
                <w:szCs w:val="22"/>
              </w:rPr>
            </w:pPr>
            <w:r w:rsidRPr="00CC4F2E">
              <w:rPr>
                <w:rFonts w:asciiTheme="majorBidi" w:hAnsiTheme="majorBidi" w:cstheme="majorBidi"/>
                <w:sz w:val="22"/>
                <w:szCs w:val="22"/>
              </w:rPr>
              <w:t>The LKM is actively loaded and monitoring inputs (UC-1).</w:t>
            </w:r>
          </w:p>
          <w:p w14:paraId="2705BBC5" w14:textId="758CC258" w:rsidR="004F3427" w:rsidRPr="00CC4F2E" w:rsidRDefault="001450EE" w:rsidP="001450EE">
            <w:pPr>
              <w:pStyle w:val="NoSpacing"/>
              <w:numPr>
                <w:ilvl w:val="0"/>
                <w:numId w:val="29"/>
              </w:numPr>
              <w:spacing w:before="40" w:after="40"/>
              <w:rPr>
                <w:rFonts w:asciiTheme="majorBidi" w:hAnsiTheme="majorBidi" w:cstheme="majorBidi"/>
                <w:sz w:val="22"/>
                <w:szCs w:val="22"/>
              </w:rPr>
            </w:pPr>
            <w:r w:rsidRPr="00CC4F2E">
              <w:rPr>
                <w:rFonts w:asciiTheme="majorBidi" w:hAnsiTheme="majorBidi" w:cstheme="majorBidi"/>
                <w:sz w:val="22"/>
                <w:szCs w:val="22"/>
              </w:rPr>
              <w:lastRenderedPageBreak/>
              <w:t>The user is actively interacting with the system using a keyboard.</w:t>
            </w:r>
          </w:p>
        </w:tc>
      </w:tr>
      <w:tr w:rsidR="00ED29F0" w:rsidRPr="00CC4F2E" w14:paraId="4336BF94" w14:textId="77777777" w:rsidTr="005B1981">
        <w:trPr>
          <w:jc w:val="center"/>
        </w:trPr>
        <w:tc>
          <w:tcPr>
            <w:tcW w:w="2301" w:type="dxa"/>
            <w:gridSpan w:val="2"/>
            <w:vAlign w:val="center"/>
          </w:tcPr>
          <w:p w14:paraId="26F0400B" w14:textId="77777777" w:rsidR="004F3427" w:rsidRPr="00CC4F2E" w:rsidRDefault="004F3427" w:rsidP="005B1981">
            <w:pPr>
              <w:spacing w:before="40" w:after="40"/>
              <w:rPr>
                <w:rFonts w:asciiTheme="majorBidi" w:hAnsiTheme="majorBidi" w:cstheme="majorBidi"/>
                <w:b/>
                <w:bCs/>
                <w:sz w:val="22"/>
                <w:szCs w:val="22"/>
              </w:rPr>
            </w:pPr>
            <w:r w:rsidRPr="00CC4F2E">
              <w:rPr>
                <w:rFonts w:asciiTheme="majorBidi" w:hAnsiTheme="majorBidi" w:cstheme="majorBidi"/>
                <w:b/>
                <w:bCs/>
                <w:sz w:val="22"/>
                <w:szCs w:val="22"/>
              </w:rPr>
              <w:lastRenderedPageBreak/>
              <w:t>Post-conditions</w:t>
            </w:r>
          </w:p>
        </w:tc>
        <w:tc>
          <w:tcPr>
            <w:tcW w:w="6614" w:type="dxa"/>
            <w:gridSpan w:val="2"/>
            <w:vAlign w:val="center"/>
          </w:tcPr>
          <w:p w14:paraId="69D59EB7" w14:textId="6FE8077B" w:rsidR="004F3427" w:rsidRPr="00CC4F2E" w:rsidRDefault="3CF77ACC" w:rsidP="001450EE">
            <w:pPr>
              <w:pStyle w:val="NoSpacing"/>
              <w:spacing w:before="40" w:after="40"/>
              <w:rPr>
                <w:rFonts w:asciiTheme="majorBidi" w:eastAsia="Times New Roman" w:hAnsiTheme="majorBidi" w:cstheme="majorBidi"/>
                <w:sz w:val="22"/>
                <w:szCs w:val="22"/>
              </w:rPr>
            </w:pPr>
            <w:r w:rsidRPr="00CC4F2E">
              <w:rPr>
                <w:rFonts w:asciiTheme="majorBidi" w:eastAsia="Segoe UI" w:hAnsiTheme="majorBidi" w:cstheme="majorBidi"/>
                <w:sz w:val="19"/>
                <w:szCs w:val="19"/>
              </w:rPr>
              <w:t>The user experiences normal keyboard response; only non-sensitive metadata was transmitted via Netlink; the daemon and GUI remain ready for analysis and alerting.</w:t>
            </w:r>
          </w:p>
        </w:tc>
      </w:tr>
      <w:tr w:rsidR="00ED29F0" w:rsidRPr="00CC4F2E" w14:paraId="58D8B128" w14:textId="77777777" w:rsidTr="005B1981">
        <w:trPr>
          <w:jc w:val="center"/>
        </w:trPr>
        <w:tc>
          <w:tcPr>
            <w:tcW w:w="8915" w:type="dxa"/>
            <w:gridSpan w:val="4"/>
            <w:vAlign w:val="center"/>
          </w:tcPr>
          <w:p w14:paraId="2660563A" w14:textId="77777777" w:rsidR="004F3427" w:rsidRPr="00CC4F2E" w:rsidRDefault="004F3427" w:rsidP="005B1981">
            <w:pPr>
              <w:pStyle w:val="NoSpacing"/>
              <w:spacing w:before="40" w:after="40"/>
              <w:jc w:val="center"/>
              <w:rPr>
                <w:rFonts w:asciiTheme="majorBidi" w:hAnsiTheme="majorBidi" w:cstheme="majorBidi"/>
                <w:b/>
                <w:sz w:val="22"/>
                <w:szCs w:val="22"/>
              </w:rPr>
            </w:pPr>
            <w:r w:rsidRPr="00CC4F2E">
              <w:rPr>
                <w:rFonts w:asciiTheme="majorBidi" w:hAnsiTheme="majorBidi" w:cstheme="majorBidi"/>
                <w:b/>
                <w:sz w:val="22"/>
                <w:szCs w:val="22"/>
              </w:rPr>
              <w:t>Typical Course of Action</w:t>
            </w:r>
          </w:p>
        </w:tc>
      </w:tr>
      <w:tr w:rsidR="00ED29F0" w:rsidRPr="00CC4F2E" w14:paraId="169B63F4" w14:textId="77777777" w:rsidTr="005B198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C112D51" w14:textId="77777777" w:rsidR="004F3427" w:rsidRPr="00CC4F2E" w:rsidRDefault="004F3427" w:rsidP="005B1981">
            <w:pPr>
              <w:spacing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A04317B" w14:textId="77777777" w:rsidR="004F3427" w:rsidRPr="00CC4F2E" w:rsidRDefault="004F3427" w:rsidP="005B1981">
            <w:pPr>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5DEADFDF" w14:textId="77777777" w:rsidR="004F3427" w:rsidRPr="00CC4F2E" w:rsidRDefault="004F3427" w:rsidP="005B1981">
            <w:pPr>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System Response</w:t>
            </w:r>
          </w:p>
        </w:tc>
      </w:tr>
      <w:tr w:rsidR="00ED29F0" w:rsidRPr="00CC4F2E" w14:paraId="1CDE290D" w14:textId="77777777" w:rsidTr="005B1981">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256375E" w14:textId="77777777" w:rsidR="004F3427" w:rsidRPr="00CC4F2E" w:rsidRDefault="004F3427" w:rsidP="005B198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097060A" w14:textId="1BD81C11" w:rsidR="004F3427" w:rsidRPr="00CC4F2E" w:rsidRDefault="000A648D" w:rsidP="000A648D">
            <w:pPr>
              <w:spacing w:before="40" w:after="40"/>
              <w:rPr>
                <w:rFonts w:asciiTheme="majorBidi" w:hAnsiTheme="majorBidi" w:cstheme="majorBidi"/>
                <w:sz w:val="22"/>
                <w:szCs w:val="22"/>
              </w:rPr>
            </w:pPr>
            <w:r w:rsidRPr="00CC4F2E">
              <w:rPr>
                <w:rFonts w:asciiTheme="majorBidi" w:hAnsiTheme="majorBidi" w:cstheme="majorBidi"/>
                <w:sz w:val="22"/>
                <w:szCs w:val="22"/>
              </w:rPr>
              <w:t>Actor types characters into a standard user-space application (e.g., a text editor or browser).</w:t>
            </w:r>
          </w:p>
        </w:tc>
        <w:tc>
          <w:tcPr>
            <w:tcW w:w="4094" w:type="dxa"/>
            <w:tcBorders>
              <w:top w:val="single" w:sz="4" w:space="0" w:color="auto"/>
              <w:left w:val="single" w:sz="4" w:space="0" w:color="auto"/>
              <w:bottom w:val="single" w:sz="4" w:space="0" w:color="auto"/>
              <w:right w:val="single" w:sz="4" w:space="0" w:color="auto"/>
            </w:tcBorders>
            <w:vAlign w:val="center"/>
          </w:tcPr>
          <w:p w14:paraId="5CCF6EE5" w14:textId="6E57A4B7" w:rsidR="004F3427" w:rsidRPr="00CC4F2E" w:rsidRDefault="3CF77ACC" w:rsidP="002929E8">
            <w:pPr>
              <w:spacing w:before="40" w:after="40"/>
              <w:rPr>
                <w:rFonts w:asciiTheme="majorBidi" w:hAnsiTheme="majorBidi" w:cstheme="majorBidi"/>
                <w:sz w:val="22"/>
                <w:szCs w:val="22"/>
              </w:rPr>
            </w:pPr>
            <w:r w:rsidRPr="00CC4F2E">
              <w:rPr>
                <w:rFonts w:asciiTheme="majorBidi" w:hAnsiTheme="majorBidi" w:cstheme="majorBidi"/>
                <w:sz w:val="22"/>
                <w:szCs w:val="22"/>
              </w:rPr>
              <w:t>The LKM observes events via the keyboard notifier and sends metadata over Netlink only.</w:t>
            </w:r>
          </w:p>
        </w:tc>
      </w:tr>
      <w:tr w:rsidR="00ED29F0" w:rsidRPr="00CC4F2E" w14:paraId="3B3182B6" w14:textId="77777777" w:rsidTr="005B198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1D993BE" w14:textId="77777777" w:rsidR="004F3427" w:rsidRPr="00CC4F2E" w:rsidRDefault="004F3427" w:rsidP="005B198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305A674" w14:textId="77777777" w:rsidR="004F3427" w:rsidRPr="00CC4F2E" w:rsidRDefault="004F3427" w:rsidP="005B1981">
            <w:pPr>
              <w:spacing w:before="40" w:after="40"/>
              <w:rPr>
                <w:rFonts w:asciiTheme="majorBidi" w:hAnsiTheme="majorBidi" w:cstheme="majorBidi"/>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p w14:paraId="6ACFA673" w14:textId="60E55F80" w:rsidR="004F3427" w:rsidRPr="00CC4F2E" w:rsidRDefault="3CF77ACC" w:rsidP="002929E8">
            <w:pPr>
              <w:spacing w:before="40" w:after="40"/>
              <w:rPr>
                <w:rFonts w:asciiTheme="majorBidi" w:hAnsiTheme="majorBidi" w:cstheme="majorBidi"/>
                <w:sz w:val="22"/>
                <w:szCs w:val="22"/>
              </w:rPr>
            </w:pPr>
            <w:r w:rsidRPr="00CC4F2E">
              <w:rPr>
                <w:rFonts w:asciiTheme="majorBidi" w:hAnsiTheme="majorBidi" w:cstheme="majorBidi"/>
                <w:sz w:val="22"/>
                <w:szCs w:val="22"/>
              </w:rPr>
              <w:t>The detection daemon aggregates timing, frequency, and process-context features.</w:t>
            </w:r>
          </w:p>
        </w:tc>
      </w:tr>
      <w:tr w:rsidR="00ED29F0" w:rsidRPr="00CC4F2E" w14:paraId="2AD6B70C" w14:textId="77777777" w:rsidTr="005B1981">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570608C" w14:textId="77777777" w:rsidR="004F3427" w:rsidRPr="00CC4F2E" w:rsidRDefault="004F3427" w:rsidP="005B1981">
            <w:pPr>
              <w:spacing w:after="100" w:afterAutospacing="1"/>
              <w:rPr>
                <w:rFonts w:asciiTheme="majorBidi" w:hAnsiTheme="majorBidi" w:cstheme="majorBidi"/>
                <w:b/>
                <w:bCs/>
                <w:sz w:val="22"/>
                <w:szCs w:val="22"/>
              </w:rPr>
            </w:pPr>
            <w:r w:rsidRPr="00CC4F2E">
              <w:rPr>
                <w:rFonts w:asciiTheme="majorBidi" w:hAnsiTheme="majorBidi" w:cstheme="majorBidi"/>
                <w:b/>
                <w:bCs/>
                <w:sz w:val="22"/>
                <w:szCs w:val="22"/>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334D24B" w14:textId="77777777" w:rsidR="004F3427" w:rsidRPr="00CC4F2E" w:rsidRDefault="004F3427" w:rsidP="005B1981">
            <w:pPr>
              <w:spacing w:before="40" w:after="40"/>
              <w:rPr>
                <w:rFonts w:asciiTheme="majorBidi" w:hAnsiTheme="majorBidi" w:cstheme="majorBidi"/>
                <w:sz w:val="22"/>
                <w:szCs w:val="22"/>
              </w:rPr>
            </w:pPr>
          </w:p>
        </w:tc>
        <w:tc>
          <w:tcPr>
            <w:tcW w:w="4094" w:type="dxa"/>
            <w:tcBorders>
              <w:top w:val="single" w:sz="4" w:space="0" w:color="auto"/>
              <w:left w:val="single" w:sz="4" w:space="0" w:color="auto"/>
              <w:bottom w:val="single" w:sz="4" w:space="0" w:color="auto"/>
              <w:right w:val="single" w:sz="4" w:space="0" w:color="auto"/>
            </w:tcBorders>
            <w:vAlign w:val="center"/>
          </w:tcPr>
          <w:p w14:paraId="4C7475C4" w14:textId="37F4E8B2" w:rsidR="004F3427" w:rsidRPr="00CC4F2E" w:rsidRDefault="3CF77ACC" w:rsidP="002929E8">
            <w:pPr>
              <w:spacing w:before="40" w:after="40"/>
              <w:rPr>
                <w:rFonts w:asciiTheme="majorBidi" w:hAnsiTheme="majorBidi" w:cstheme="majorBidi"/>
                <w:sz w:val="22"/>
                <w:szCs w:val="22"/>
              </w:rPr>
            </w:pPr>
            <w:r w:rsidRPr="00CC4F2E">
              <w:rPr>
                <w:rFonts w:asciiTheme="majorBidi" w:hAnsiTheme="majorBidi" w:cstheme="majorBidi"/>
                <w:sz w:val="22"/>
                <w:szCs w:val="22"/>
              </w:rPr>
              <w:t>Typed characters appear in the application with no perceptible lag from monitoring.</w:t>
            </w:r>
          </w:p>
        </w:tc>
      </w:tr>
      <w:tr w:rsidR="00ED29F0" w:rsidRPr="00CC4F2E" w14:paraId="026D1D25" w14:textId="77777777" w:rsidTr="005B1981">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2545D0EF" w14:textId="77777777" w:rsidR="004F3427" w:rsidRPr="00CC4F2E" w:rsidRDefault="004F3427" w:rsidP="005B1981">
            <w:pPr>
              <w:spacing w:before="40" w:after="40"/>
              <w:jc w:val="center"/>
              <w:rPr>
                <w:rFonts w:asciiTheme="majorBidi" w:hAnsiTheme="majorBidi" w:cstheme="majorBidi"/>
                <w:b/>
                <w:sz w:val="22"/>
                <w:szCs w:val="22"/>
              </w:rPr>
            </w:pPr>
            <w:r w:rsidRPr="00CC4F2E">
              <w:rPr>
                <w:rFonts w:asciiTheme="majorBidi" w:hAnsiTheme="majorBidi" w:cstheme="majorBidi"/>
                <w:b/>
                <w:sz w:val="22"/>
                <w:szCs w:val="22"/>
              </w:rPr>
              <w:t>Alternate Course of Action</w:t>
            </w:r>
          </w:p>
        </w:tc>
      </w:tr>
      <w:tr w:rsidR="00ED29F0" w:rsidRPr="00CC4F2E" w14:paraId="78429A65" w14:textId="77777777" w:rsidTr="005B1981">
        <w:trPr>
          <w:jc w:val="center"/>
        </w:trPr>
        <w:tc>
          <w:tcPr>
            <w:tcW w:w="608" w:type="dxa"/>
            <w:vAlign w:val="center"/>
          </w:tcPr>
          <w:p w14:paraId="2F03D063" w14:textId="77777777" w:rsidR="004F3427" w:rsidRPr="00CC4F2E" w:rsidRDefault="004F3427" w:rsidP="005B1981">
            <w:pPr>
              <w:keepNext/>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w:t>
            </w:r>
          </w:p>
        </w:tc>
        <w:tc>
          <w:tcPr>
            <w:tcW w:w="4213" w:type="dxa"/>
            <w:gridSpan w:val="2"/>
            <w:vAlign w:val="center"/>
          </w:tcPr>
          <w:p w14:paraId="405E256F" w14:textId="77777777" w:rsidR="004F3427" w:rsidRPr="00CC4F2E" w:rsidRDefault="004F3427" w:rsidP="005B1981">
            <w:pPr>
              <w:keepNext/>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Actor Action</w:t>
            </w:r>
          </w:p>
        </w:tc>
        <w:tc>
          <w:tcPr>
            <w:tcW w:w="4094" w:type="dxa"/>
            <w:vAlign w:val="center"/>
          </w:tcPr>
          <w:p w14:paraId="76CED808" w14:textId="77777777" w:rsidR="004F3427" w:rsidRPr="00CC4F2E" w:rsidRDefault="004F3427" w:rsidP="005B1981">
            <w:pPr>
              <w:keepNext/>
              <w:spacing w:before="40" w:after="100" w:afterAutospacing="1"/>
              <w:jc w:val="center"/>
              <w:rPr>
                <w:rFonts w:asciiTheme="majorBidi" w:hAnsiTheme="majorBidi" w:cstheme="majorBidi"/>
                <w:b/>
                <w:bCs/>
                <w:sz w:val="22"/>
                <w:szCs w:val="22"/>
              </w:rPr>
            </w:pPr>
            <w:r w:rsidRPr="00CC4F2E">
              <w:rPr>
                <w:rFonts w:asciiTheme="majorBidi" w:hAnsiTheme="majorBidi" w:cstheme="majorBidi"/>
                <w:b/>
                <w:bCs/>
                <w:sz w:val="22"/>
                <w:szCs w:val="22"/>
              </w:rPr>
              <w:t>System Response</w:t>
            </w:r>
          </w:p>
        </w:tc>
      </w:tr>
      <w:tr w:rsidR="00ED29F0" w:rsidRPr="00CC4F2E" w14:paraId="5B451329" w14:textId="77777777" w:rsidTr="005B1981">
        <w:trPr>
          <w:jc w:val="center"/>
        </w:trPr>
        <w:tc>
          <w:tcPr>
            <w:tcW w:w="608" w:type="dxa"/>
            <w:vAlign w:val="center"/>
          </w:tcPr>
          <w:p w14:paraId="2E2A1FAF" w14:textId="77777777" w:rsidR="004F3427" w:rsidRPr="00CC4F2E" w:rsidRDefault="004F3427" w:rsidP="005B1981">
            <w:pPr>
              <w:spacing w:before="40" w:after="100" w:afterAutospacing="1"/>
              <w:rPr>
                <w:rFonts w:asciiTheme="majorBidi" w:hAnsiTheme="majorBidi" w:cstheme="majorBidi"/>
                <w:b/>
                <w:bCs/>
                <w:sz w:val="22"/>
                <w:szCs w:val="22"/>
              </w:rPr>
            </w:pPr>
            <w:r w:rsidRPr="00CC4F2E">
              <w:rPr>
                <w:rFonts w:asciiTheme="majorBidi" w:hAnsiTheme="majorBidi" w:cstheme="majorBidi"/>
                <w:b/>
                <w:bCs/>
                <w:sz w:val="22"/>
                <w:szCs w:val="22"/>
              </w:rPr>
              <w:t>1</w:t>
            </w:r>
          </w:p>
        </w:tc>
        <w:tc>
          <w:tcPr>
            <w:tcW w:w="4213" w:type="dxa"/>
            <w:gridSpan w:val="2"/>
            <w:vAlign w:val="center"/>
          </w:tcPr>
          <w:p w14:paraId="210E5451" w14:textId="16B754A1" w:rsidR="004F3427" w:rsidRPr="00CC4F2E" w:rsidRDefault="0004538F" w:rsidP="0004538F">
            <w:pPr>
              <w:spacing w:before="40" w:after="40"/>
              <w:rPr>
                <w:rFonts w:asciiTheme="majorBidi" w:hAnsiTheme="majorBidi" w:cstheme="majorBidi"/>
                <w:sz w:val="22"/>
                <w:szCs w:val="22"/>
              </w:rPr>
            </w:pPr>
            <w:r w:rsidRPr="00CC4F2E">
              <w:rPr>
                <w:rFonts w:asciiTheme="majorBidi" w:hAnsiTheme="majorBidi" w:cstheme="majorBidi"/>
                <w:sz w:val="22"/>
                <w:szCs w:val="22"/>
              </w:rPr>
              <w:t>Actor types a rapid sequence of keys very quickly.</w:t>
            </w:r>
          </w:p>
        </w:tc>
        <w:tc>
          <w:tcPr>
            <w:tcW w:w="4094" w:type="dxa"/>
            <w:vAlign w:val="center"/>
          </w:tcPr>
          <w:p w14:paraId="3DC575CD" w14:textId="18F78751" w:rsidR="004F3427" w:rsidRPr="00CC4F2E" w:rsidRDefault="3CF77ACC" w:rsidP="005B1981">
            <w:pPr>
              <w:spacing w:before="40" w:after="40"/>
              <w:rPr>
                <w:rFonts w:asciiTheme="majorBidi" w:hAnsiTheme="majorBidi" w:cstheme="majorBidi"/>
                <w:sz w:val="22"/>
                <w:szCs w:val="22"/>
              </w:rPr>
            </w:pPr>
            <w:r w:rsidRPr="00CC4F2E">
              <w:rPr>
                <w:rFonts w:asciiTheme="majorBidi" w:hAnsiTheme="majorBidi" w:cstheme="majorBidi"/>
                <w:sz w:val="22"/>
                <w:szCs w:val="22"/>
              </w:rPr>
              <w:t>Rate limiting preserves stability; excess metadata may be dropped; typing stays responsive.</w:t>
            </w:r>
          </w:p>
        </w:tc>
      </w:tr>
      <w:tr w:rsidR="00ED29F0" w:rsidRPr="00CC4F2E" w14:paraId="733C9445" w14:textId="77777777" w:rsidTr="005B1981">
        <w:trPr>
          <w:jc w:val="center"/>
        </w:trPr>
        <w:tc>
          <w:tcPr>
            <w:tcW w:w="608" w:type="dxa"/>
            <w:vAlign w:val="center"/>
          </w:tcPr>
          <w:p w14:paraId="03FCF5FF" w14:textId="77777777" w:rsidR="004F3427" w:rsidRPr="00CC4F2E" w:rsidRDefault="004F3427" w:rsidP="005B1981">
            <w:pPr>
              <w:spacing w:before="40" w:after="100" w:afterAutospacing="1"/>
              <w:rPr>
                <w:rFonts w:asciiTheme="majorBidi" w:hAnsiTheme="majorBidi" w:cstheme="majorBidi"/>
                <w:b/>
                <w:bCs/>
                <w:sz w:val="22"/>
                <w:szCs w:val="22"/>
              </w:rPr>
            </w:pPr>
            <w:r w:rsidRPr="00CC4F2E">
              <w:rPr>
                <w:rFonts w:asciiTheme="majorBidi" w:hAnsiTheme="majorBidi" w:cstheme="majorBidi"/>
                <w:b/>
                <w:bCs/>
                <w:sz w:val="22"/>
                <w:szCs w:val="22"/>
              </w:rPr>
              <w:t>2</w:t>
            </w:r>
          </w:p>
        </w:tc>
        <w:tc>
          <w:tcPr>
            <w:tcW w:w="4213" w:type="dxa"/>
            <w:gridSpan w:val="2"/>
            <w:vAlign w:val="center"/>
          </w:tcPr>
          <w:p w14:paraId="1A75F2E8" w14:textId="657FA7D4" w:rsidR="004F3427" w:rsidRPr="00CC4F2E" w:rsidRDefault="0004538F" w:rsidP="0004538F">
            <w:pPr>
              <w:spacing w:before="40" w:after="40"/>
              <w:rPr>
                <w:rFonts w:asciiTheme="majorBidi" w:hAnsiTheme="majorBidi" w:cstheme="majorBidi"/>
                <w:sz w:val="22"/>
                <w:szCs w:val="22"/>
              </w:rPr>
            </w:pPr>
            <w:r w:rsidRPr="00CC4F2E">
              <w:rPr>
                <w:rFonts w:asciiTheme="majorBidi" w:hAnsiTheme="majorBidi" w:cstheme="majorBidi"/>
                <w:sz w:val="22"/>
                <w:szCs w:val="22"/>
              </w:rPr>
              <w:t>Actor executes a keyboard shortcut or system command (e.g., Ctrl+Alt+Del or Ctrl+C).</w:t>
            </w:r>
          </w:p>
        </w:tc>
        <w:tc>
          <w:tcPr>
            <w:tcW w:w="4094" w:type="dxa"/>
            <w:vAlign w:val="center"/>
          </w:tcPr>
          <w:p w14:paraId="39F47BC2" w14:textId="7C977508" w:rsidR="004F3427" w:rsidRPr="00CC4F2E" w:rsidRDefault="3CF77ACC" w:rsidP="00CD5C42">
            <w:pPr>
              <w:spacing w:before="40" w:after="40"/>
              <w:rPr>
                <w:rFonts w:asciiTheme="majorBidi" w:hAnsiTheme="majorBidi" w:cstheme="majorBidi"/>
                <w:sz w:val="22"/>
                <w:szCs w:val="22"/>
              </w:rPr>
            </w:pPr>
            <w:r w:rsidRPr="00CC4F2E">
              <w:rPr>
                <w:rFonts w:asciiTheme="majorBidi" w:hAnsiTheme="majorBidi" w:cstheme="majorBidi"/>
                <w:sz w:val="22"/>
                <w:szCs w:val="22"/>
              </w:rPr>
              <w:t>The daemon flags anomalous behavior and the PySide6 dashboard displays an alert.</w:t>
            </w:r>
          </w:p>
        </w:tc>
      </w:tr>
    </w:tbl>
    <w:p w14:paraId="4DF054A7" w14:textId="04136743" w:rsidR="004026A6" w:rsidRPr="0075427B" w:rsidRDefault="004F3427" w:rsidP="004A678E">
      <w:pPr>
        <w:pStyle w:val="Caption"/>
        <w:rPr>
          <w:rFonts w:asciiTheme="majorBidi" w:hAnsiTheme="majorBidi" w:cstheme="majorBidi"/>
          <w:sz w:val="22"/>
          <w:szCs w:val="22"/>
        </w:rPr>
      </w:pPr>
      <w:bookmarkStart w:id="105" w:name="_Toc230180020"/>
      <w:bookmarkStart w:id="106" w:name="_Toc230968085"/>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2</w:t>
      </w:r>
      <w:r w:rsidRPr="0075427B">
        <w:rPr>
          <w:rFonts w:asciiTheme="majorBidi" w:hAnsiTheme="majorBidi" w:cstheme="majorBidi"/>
          <w:sz w:val="22"/>
          <w:szCs w:val="22"/>
        </w:rPr>
        <w:fldChar w:fldCharType="end"/>
      </w:r>
      <w:r w:rsidRPr="0075427B">
        <w:rPr>
          <w:rFonts w:asciiTheme="majorBidi" w:hAnsiTheme="majorBidi" w:cstheme="majorBidi"/>
          <w:sz w:val="22"/>
          <w:szCs w:val="22"/>
        </w:rPr>
        <w:t xml:space="preserve">: </w:t>
      </w:r>
      <w:r w:rsidR="00A30A0C">
        <w:rPr>
          <w:rFonts w:asciiTheme="majorBidi" w:hAnsiTheme="majorBidi" w:cstheme="majorBidi"/>
          <w:sz w:val="22"/>
          <w:szCs w:val="22"/>
        </w:rPr>
        <w:t xml:space="preserve">UC-2 </w:t>
      </w:r>
      <w:r w:rsidR="00940C31">
        <w:rPr>
          <w:rFonts w:asciiTheme="majorBidi" w:hAnsiTheme="majorBidi" w:cstheme="majorBidi"/>
          <w:sz w:val="22"/>
          <w:szCs w:val="22"/>
        </w:rPr>
        <w:t xml:space="preserve">- </w:t>
      </w:r>
      <w:r w:rsidR="00AB33DF" w:rsidRPr="0075427B">
        <w:rPr>
          <w:rFonts w:asciiTheme="majorBidi" w:hAnsiTheme="majorBidi" w:cstheme="majorBidi"/>
          <w:sz w:val="22"/>
          <w:szCs w:val="22"/>
        </w:rPr>
        <w:t>Transparent Operation</w:t>
      </w:r>
      <w:bookmarkEnd w:id="105"/>
      <w:bookmarkEnd w:id="106"/>
    </w:p>
    <w:tbl>
      <w:tblPr>
        <w:tblStyle w:val="TableGrid"/>
        <w:tblW w:w="0" w:type="auto"/>
        <w:tblLook w:val="04A0" w:firstRow="1" w:lastRow="0" w:firstColumn="1" w:lastColumn="0" w:noHBand="0" w:noVBand="1"/>
      </w:tblPr>
      <w:tblGrid>
        <w:gridCol w:w="1182"/>
        <w:gridCol w:w="3916"/>
        <w:gridCol w:w="3921"/>
      </w:tblGrid>
      <w:tr w:rsidR="000E7C61" w:rsidRPr="0075427B" w14:paraId="46F6AF5D" w14:textId="77777777" w:rsidTr="0079662D">
        <w:tc>
          <w:tcPr>
            <w:tcW w:w="1152" w:type="dxa"/>
          </w:tcPr>
          <w:p w14:paraId="5AAD5847"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47208E0F" w14:textId="0D59E82C"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UC-3</w:t>
            </w:r>
          </w:p>
        </w:tc>
      </w:tr>
      <w:tr w:rsidR="000E7C61" w:rsidRPr="0075427B" w14:paraId="673AC83F" w14:textId="77777777" w:rsidTr="0079662D">
        <w:tc>
          <w:tcPr>
            <w:tcW w:w="1152" w:type="dxa"/>
          </w:tcPr>
          <w:p w14:paraId="00B25B6E"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556A39DD"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To extract and collect detailed behavioral metadata associated with keyboard input events, specifically focusing on precise timing mechanisms and process context mapping.</w:t>
            </w:r>
          </w:p>
        </w:tc>
      </w:tr>
      <w:tr w:rsidR="000E7C61" w:rsidRPr="0075427B" w14:paraId="74F24FE5" w14:textId="77777777" w:rsidTr="0079662D">
        <w:tc>
          <w:tcPr>
            <w:tcW w:w="1152" w:type="dxa"/>
          </w:tcPr>
          <w:p w14:paraId="552112F2"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70E0A3A1"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0E7C61" w:rsidRPr="0075427B" w14:paraId="1D96EEBC" w14:textId="77777777" w:rsidTr="0079662D">
        <w:tc>
          <w:tcPr>
            <w:tcW w:w="1152" w:type="dxa"/>
          </w:tcPr>
          <w:p w14:paraId="0EF00080"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284FEF2A"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An input event has been successfully intercepted by the LKM.</w:t>
            </w:r>
            <w:r w:rsidRPr="0075427B">
              <w:rPr>
                <w:rFonts w:asciiTheme="majorBidi" w:hAnsiTheme="majorBidi" w:cstheme="majorBidi"/>
                <w:sz w:val="22"/>
                <w:szCs w:val="22"/>
              </w:rPr>
              <w:br/>
              <w:t>The system's process scheduler has an active task (PID) associated with the current input focus.</w:t>
            </w:r>
          </w:p>
        </w:tc>
      </w:tr>
      <w:tr w:rsidR="000E7C61" w:rsidRPr="0075427B" w14:paraId="684B72BE" w14:textId="77777777" w:rsidTr="0079662D">
        <w:tc>
          <w:tcPr>
            <w:tcW w:w="1152" w:type="dxa"/>
          </w:tcPr>
          <w:p w14:paraId="425158EB"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45CD192B"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A structured metadata record containing high-resolution timestamps, event types (press/release), and associated process IDs is created in kernel memory.</w:t>
            </w:r>
            <w:r w:rsidRPr="0075427B">
              <w:rPr>
                <w:rFonts w:asciiTheme="majorBidi" w:hAnsiTheme="majorBidi" w:cstheme="majorBidi"/>
                <w:sz w:val="22"/>
                <w:szCs w:val="22"/>
              </w:rPr>
              <w:br/>
              <w:t>No actual content is recorded.</w:t>
            </w:r>
          </w:p>
        </w:tc>
      </w:tr>
      <w:tr w:rsidR="000E7C61" w:rsidRPr="0075427B" w14:paraId="406154D8" w14:textId="77777777" w:rsidTr="0079662D">
        <w:tc>
          <w:tcPr>
            <w:tcW w:w="4320" w:type="dxa"/>
            <w:gridSpan w:val="3"/>
          </w:tcPr>
          <w:p w14:paraId="317DC0FC" w14:textId="77777777" w:rsidR="000E7C61" w:rsidRPr="0075427B" w:rsidRDefault="000E7C61"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0E7C61" w:rsidRPr="0075427B" w14:paraId="0EA75955" w14:textId="77777777" w:rsidTr="0079662D">
        <w:tc>
          <w:tcPr>
            <w:tcW w:w="1152" w:type="dxa"/>
          </w:tcPr>
          <w:p w14:paraId="7100BF61"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4BACF12"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4DA6AF7E"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0E7C61" w:rsidRPr="0075427B" w14:paraId="7584F5A3" w14:textId="77777777" w:rsidTr="0079662D">
        <w:tc>
          <w:tcPr>
            <w:tcW w:w="1152" w:type="dxa"/>
          </w:tcPr>
          <w:p w14:paraId="451ABC37"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2DB35582"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Actor presses a specific key (e.g., Spacebar).</w:t>
            </w:r>
          </w:p>
        </w:tc>
        <w:tc>
          <w:tcPr>
            <w:tcW w:w="4320" w:type="dxa"/>
          </w:tcPr>
          <w:p w14:paraId="53E439A9"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The LKM retrieves the high-resolution kernel timestamp (e.g., jiffies or ktime) at the exact moment of the interrupt.</w:t>
            </w:r>
          </w:p>
        </w:tc>
      </w:tr>
      <w:tr w:rsidR="000E7C61" w:rsidRPr="0075427B" w14:paraId="31577425" w14:textId="77777777" w:rsidTr="0079662D">
        <w:tc>
          <w:tcPr>
            <w:tcW w:w="1152" w:type="dxa"/>
          </w:tcPr>
          <w:p w14:paraId="08D067FA"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3E319BBE" w14:textId="77777777" w:rsidR="000E7C61" w:rsidRPr="0075427B" w:rsidRDefault="000E7C61" w:rsidP="0079662D">
            <w:pPr>
              <w:rPr>
                <w:rFonts w:asciiTheme="majorBidi" w:hAnsiTheme="majorBidi" w:cstheme="majorBidi"/>
                <w:sz w:val="22"/>
                <w:szCs w:val="22"/>
              </w:rPr>
            </w:pPr>
          </w:p>
        </w:tc>
        <w:tc>
          <w:tcPr>
            <w:tcW w:w="4320" w:type="dxa"/>
          </w:tcPr>
          <w:p w14:paraId="10308B2A"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The system identifies the active process context (PID, executable name) currently holding the keyboard focus.</w:t>
            </w:r>
          </w:p>
        </w:tc>
      </w:tr>
      <w:tr w:rsidR="000E7C61" w:rsidRPr="0075427B" w14:paraId="016D00F3" w14:textId="77777777" w:rsidTr="0079662D">
        <w:tc>
          <w:tcPr>
            <w:tcW w:w="1152" w:type="dxa"/>
          </w:tcPr>
          <w:p w14:paraId="030F7787"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03691F7B" w14:textId="77777777" w:rsidR="000E7C61" w:rsidRPr="0075427B" w:rsidRDefault="000E7C61" w:rsidP="0079662D">
            <w:pPr>
              <w:rPr>
                <w:rFonts w:asciiTheme="majorBidi" w:hAnsiTheme="majorBidi" w:cstheme="majorBidi"/>
                <w:sz w:val="22"/>
                <w:szCs w:val="22"/>
              </w:rPr>
            </w:pPr>
          </w:p>
        </w:tc>
        <w:tc>
          <w:tcPr>
            <w:tcW w:w="4320" w:type="dxa"/>
          </w:tcPr>
          <w:p w14:paraId="72E97651"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The LKM combines the timestamp, key state (press), and process context into a structured behavioral metadata object.</w:t>
            </w:r>
          </w:p>
        </w:tc>
      </w:tr>
      <w:tr w:rsidR="000E7C61" w:rsidRPr="0075427B" w14:paraId="5C7FD6D2" w14:textId="77777777" w:rsidTr="0079662D">
        <w:tc>
          <w:tcPr>
            <w:tcW w:w="4320" w:type="dxa"/>
            <w:gridSpan w:val="3"/>
          </w:tcPr>
          <w:p w14:paraId="4DCA1476" w14:textId="77777777" w:rsidR="000E7C61" w:rsidRPr="0075427B" w:rsidRDefault="000E7C61"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0E7C61" w:rsidRPr="0075427B" w14:paraId="7094C34D" w14:textId="77777777" w:rsidTr="0079662D">
        <w:tc>
          <w:tcPr>
            <w:tcW w:w="1152" w:type="dxa"/>
          </w:tcPr>
          <w:p w14:paraId="2F61276F"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3D328B71"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71C37C7"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0E7C61" w:rsidRPr="0075427B" w14:paraId="16F895FB" w14:textId="77777777" w:rsidTr="0079662D">
        <w:tc>
          <w:tcPr>
            <w:tcW w:w="1152" w:type="dxa"/>
          </w:tcPr>
          <w:p w14:paraId="16156466"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4DB9679C"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Actor types while no specific user-space process holds focus (e.g., during a system-level interrupt or lock screen).</w:t>
            </w:r>
          </w:p>
        </w:tc>
        <w:tc>
          <w:tcPr>
            <w:tcW w:w="4320" w:type="dxa"/>
          </w:tcPr>
          <w:p w14:paraId="5CC89B3F" w14:textId="77777777" w:rsidR="000E7C61" w:rsidRPr="0075427B" w:rsidRDefault="000E7C61" w:rsidP="0079662D">
            <w:pPr>
              <w:rPr>
                <w:rFonts w:asciiTheme="majorBidi" w:hAnsiTheme="majorBidi" w:cstheme="majorBidi"/>
                <w:sz w:val="22"/>
                <w:szCs w:val="22"/>
              </w:rPr>
            </w:pPr>
            <w:r w:rsidRPr="0075427B">
              <w:rPr>
                <w:rFonts w:asciiTheme="majorBidi" w:hAnsiTheme="majorBidi" w:cstheme="majorBidi"/>
                <w:sz w:val="22"/>
                <w:szCs w:val="22"/>
              </w:rPr>
              <w:t>The system records the metadata but assigns a generic or null 'system' context flag to the PID field, ensuring the timing data is still preserved for behavioral modeling.</w:t>
            </w:r>
          </w:p>
        </w:tc>
      </w:tr>
    </w:tbl>
    <w:p w14:paraId="0C1065B0" w14:textId="6443A01F" w:rsidR="00DE6218" w:rsidRPr="0075427B" w:rsidRDefault="00EC41FD" w:rsidP="00EC41FD">
      <w:pPr>
        <w:pStyle w:val="Caption"/>
        <w:rPr>
          <w:rFonts w:asciiTheme="majorBidi" w:hAnsiTheme="majorBidi" w:cstheme="majorBidi"/>
          <w:sz w:val="22"/>
          <w:szCs w:val="22"/>
        </w:rPr>
      </w:pPr>
      <w:bookmarkStart w:id="107" w:name="_Toc230180021"/>
      <w:bookmarkStart w:id="108" w:name="_Toc230968086"/>
      <w:r w:rsidRPr="0075427B">
        <w:rPr>
          <w:rFonts w:asciiTheme="majorBidi" w:hAnsiTheme="majorBidi" w:cstheme="majorBidi"/>
          <w:sz w:val="22"/>
          <w:szCs w:val="22"/>
        </w:rPr>
        <w:lastRenderedPageBreak/>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3</w:t>
      </w:r>
      <w:r w:rsidRPr="0075427B">
        <w:rPr>
          <w:rFonts w:asciiTheme="majorBidi" w:hAnsiTheme="majorBidi" w:cstheme="majorBidi"/>
          <w:sz w:val="22"/>
          <w:szCs w:val="22"/>
        </w:rPr>
        <w:fldChar w:fldCharType="end"/>
      </w:r>
      <w:r w:rsidR="00A30A0C">
        <w:rPr>
          <w:rFonts w:asciiTheme="majorBidi" w:hAnsiTheme="majorBidi" w:cstheme="majorBidi"/>
          <w:sz w:val="22"/>
          <w:szCs w:val="22"/>
        </w:rPr>
        <w:t>: UC-3</w:t>
      </w:r>
      <w:r w:rsidR="00940C31">
        <w:rPr>
          <w:rFonts w:asciiTheme="majorBidi" w:hAnsiTheme="majorBidi" w:cstheme="majorBidi"/>
          <w:sz w:val="22"/>
          <w:szCs w:val="22"/>
        </w:rPr>
        <w:t xml:space="preserve"> -</w:t>
      </w:r>
      <w:r w:rsidR="00A30A0C">
        <w:rPr>
          <w:rFonts w:asciiTheme="majorBidi" w:hAnsiTheme="majorBidi" w:cstheme="majorBidi"/>
          <w:sz w:val="22"/>
          <w:szCs w:val="22"/>
        </w:rPr>
        <w:t xml:space="preserve"> </w:t>
      </w:r>
      <w:r w:rsidR="00761503" w:rsidRPr="00761503">
        <w:rPr>
          <w:rFonts w:asciiTheme="majorBidi" w:hAnsiTheme="majorBidi" w:cstheme="majorBidi"/>
          <w:sz w:val="22"/>
          <w:szCs w:val="22"/>
        </w:rPr>
        <w:t>Behavioral Metadata Extraction</w:t>
      </w:r>
      <w:bookmarkEnd w:id="107"/>
      <w:bookmarkEnd w:id="108"/>
    </w:p>
    <w:tbl>
      <w:tblPr>
        <w:tblStyle w:val="TableGrid"/>
        <w:tblW w:w="0" w:type="auto"/>
        <w:tblLook w:val="04A0" w:firstRow="1" w:lastRow="0" w:firstColumn="1" w:lastColumn="0" w:noHBand="0" w:noVBand="1"/>
      </w:tblPr>
      <w:tblGrid>
        <w:gridCol w:w="1182"/>
        <w:gridCol w:w="3910"/>
        <w:gridCol w:w="3927"/>
      </w:tblGrid>
      <w:tr w:rsidR="00EC41FD" w:rsidRPr="0075427B" w14:paraId="3ECA5CBC" w14:textId="77777777" w:rsidTr="0079662D">
        <w:tc>
          <w:tcPr>
            <w:tcW w:w="1152" w:type="dxa"/>
          </w:tcPr>
          <w:p w14:paraId="0035420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16330819" w14:textId="6AE30F1E"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UC-4</w:t>
            </w:r>
          </w:p>
        </w:tc>
      </w:tr>
      <w:tr w:rsidR="00EC41FD" w:rsidRPr="0075427B" w14:paraId="77A156D9" w14:textId="77777777" w:rsidTr="0079662D">
        <w:tc>
          <w:tcPr>
            <w:tcW w:w="1152" w:type="dxa"/>
          </w:tcPr>
          <w:p w14:paraId="74545C3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6363683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enforce stringent user privacy by actively preventing the logging, storage, or transmission of any raw keystroke content or identifiable character codes.</w:t>
            </w:r>
          </w:p>
        </w:tc>
      </w:tr>
      <w:tr w:rsidR="00EC41FD" w:rsidRPr="0075427B" w14:paraId="6861B7C9" w14:textId="77777777" w:rsidTr="0079662D">
        <w:tc>
          <w:tcPr>
            <w:tcW w:w="1152" w:type="dxa"/>
          </w:tcPr>
          <w:p w14:paraId="038DB95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6F0D32C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0A38EBEE" w14:textId="77777777" w:rsidTr="0079662D">
        <w:tc>
          <w:tcPr>
            <w:tcW w:w="1152" w:type="dxa"/>
          </w:tcPr>
          <w:p w14:paraId="07D47C8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7DBB019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 is processing a newly captured keyboard interrupt.</w:t>
            </w:r>
            <w:r w:rsidRPr="0075427B">
              <w:rPr>
                <w:rFonts w:asciiTheme="majorBidi" w:hAnsiTheme="majorBidi" w:cstheme="majorBidi"/>
                <w:sz w:val="22"/>
                <w:szCs w:val="22"/>
              </w:rPr>
              <w:br/>
              <w:t>The raw event buffer contains the hardware keycode (e.g., KEY_A, KEY_ENTER).</w:t>
            </w:r>
          </w:p>
        </w:tc>
      </w:tr>
      <w:tr w:rsidR="00EC41FD" w:rsidRPr="0075427B" w14:paraId="7A4582B6" w14:textId="77777777" w:rsidTr="0079662D">
        <w:tc>
          <w:tcPr>
            <w:tcW w:w="1152" w:type="dxa"/>
          </w:tcPr>
          <w:p w14:paraId="44BFB67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09C8DFF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raw keycode is permanently discarded from the module's processing pipeline.</w:t>
            </w:r>
            <w:r w:rsidRPr="0075427B">
              <w:rPr>
                <w:rFonts w:asciiTheme="majorBidi" w:hAnsiTheme="majorBidi" w:cstheme="majorBidi"/>
                <w:sz w:val="22"/>
                <w:szCs w:val="22"/>
              </w:rPr>
              <w:br/>
              <w:t>Only anonymized behavioral metrics (intervals, hold times) are forwarded.</w:t>
            </w:r>
            <w:r w:rsidRPr="0075427B">
              <w:rPr>
                <w:rFonts w:asciiTheme="majorBidi" w:hAnsiTheme="majorBidi" w:cstheme="majorBidi"/>
                <w:sz w:val="22"/>
                <w:szCs w:val="22"/>
              </w:rPr>
              <w:br/>
              <w:t>It is mathematically impossible to reconstruct the typed text from the stored data.</w:t>
            </w:r>
          </w:p>
        </w:tc>
      </w:tr>
      <w:tr w:rsidR="00EC41FD" w:rsidRPr="0075427B" w14:paraId="41D9C50D" w14:textId="77777777" w:rsidTr="0079662D">
        <w:tc>
          <w:tcPr>
            <w:tcW w:w="4320" w:type="dxa"/>
            <w:gridSpan w:val="3"/>
          </w:tcPr>
          <w:p w14:paraId="57B47AD9"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0F87937D" w14:textId="77777777" w:rsidTr="0079662D">
        <w:tc>
          <w:tcPr>
            <w:tcW w:w="1152" w:type="dxa"/>
          </w:tcPr>
          <w:p w14:paraId="5A6964F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1853C22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604D461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2784299B" w14:textId="77777777" w:rsidTr="0079662D">
        <w:tc>
          <w:tcPr>
            <w:tcW w:w="1152" w:type="dxa"/>
          </w:tcPr>
          <w:p w14:paraId="5F31EAC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1909330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Actor types highly sensitive information, such as a password or personal email address.</w:t>
            </w:r>
          </w:p>
        </w:tc>
        <w:tc>
          <w:tcPr>
            <w:tcW w:w="4320" w:type="dxa"/>
          </w:tcPr>
          <w:p w14:paraId="10F87A9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 reads the event but explicitly sanitizes the payload by stripping the specific `EV_KEY` keycode value.</w:t>
            </w:r>
          </w:p>
        </w:tc>
      </w:tr>
      <w:tr w:rsidR="00EC41FD" w:rsidRPr="0075427B" w14:paraId="249D3B94" w14:textId="77777777" w:rsidTr="0079662D">
        <w:tc>
          <w:tcPr>
            <w:tcW w:w="1152" w:type="dxa"/>
          </w:tcPr>
          <w:p w14:paraId="143CF9F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024E970F" w14:textId="77777777" w:rsidR="00EC41FD" w:rsidRPr="0075427B" w:rsidRDefault="00EC41FD" w:rsidP="0079662D">
            <w:pPr>
              <w:rPr>
                <w:rFonts w:asciiTheme="majorBidi" w:hAnsiTheme="majorBidi" w:cstheme="majorBidi"/>
                <w:sz w:val="22"/>
                <w:szCs w:val="22"/>
              </w:rPr>
            </w:pPr>
          </w:p>
        </w:tc>
        <w:tc>
          <w:tcPr>
            <w:tcW w:w="4320" w:type="dxa"/>
          </w:tcPr>
          <w:p w14:paraId="1C05C682"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calculates the delta times (flight time, dwell time) based purely on the action (press/release) regardless of the key identity.</w:t>
            </w:r>
          </w:p>
        </w:tc>
      </w:tr>
      <w:tr w:rsidR="00EC41FD" w:rsidRPr="0075427B" w14:paraId="2B03F401" w14:textId="77777777" w:rsidTr="0079662D">
        <w:tc>
          <w:tcPr>
            <w:tcW w:w="1152" w:type="dxa"/>
          </w:tcPr>
          <w:p w14:paraId="3F0358C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7E71DD73" w14:textId="77777777" w:rsidR="00EC41FD" w:rsidRPr="0075427B" w:rsidRDefault="00EC41FD" w:rsidP="0079662D">
            <w:pPr>
              <w:rPr>
                <w:rFonts w:asciiTheme="majorBidi" w:hAnsiTheme="majorBidi" w:cstheme="majorBidi"/>
                <w:sz w:val="22"/>
                <w:szCs w:val="22"/>
              </w:rPr>
            </w:pPr>
          </w:p>
        </w:tc>
        <w:tc>
          <w:tcPr>
            <w:tcW w:w="4320" w:type="dxa"/>
          </w:tcPr>
          <w:p w14:paraId="71497B1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sanitized metadata is pushed to the buffer, completely devoid of character content.</w:t>
            </w:r>
          </w:p>
        </w:tc>
      </w:tr>
      <w:tr w:rsidR="00EC41FD" w:rsidRPr="0075427B" w14:paraId="1651DB80" w14:textId="77777777" w:rsidTr="0079662D">
        <w:tc>
          <w:tcPr>
            <w:tcW w:w="4320" w:type="dxa"/>
            <w:gridSpan w:val="3"/>
          </w:tcPr>
          <w:p w14:paraId="51B48B53"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14E76436" w14:textId="77777777" w:rsidTr="0079662D">
        <w:tc>
          <w:tcPr>
            <w:tcW w:w="1152" w:type="dxa"/>
          </w:tcPr>
          <w:p w14:paraId="5D5E8A0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0EE10D4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6AC7FAA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2398D4A3" w14:textId="77777777" w:rsidTr="0079662D">
        <w:tc>
          <w:tcPr>
            <w:tcW w:w="1152" w:type="dxa"/>
          </w:tcPr>
          <w:p w14:paraId="0BFC1E3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21F2EF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An unauthorized internal process attempts to read the LKM's memory buffer via a crash dump or memory scan.</w:t>
            </w:r>
          </w:p>
        </w:tc>
        <w:tc>
          <w:tcPr>
            <w:tcW w:w="4320" w:type="dxa"/>
          </w:tcPr>
          <w:p w14:paraId="6158B80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Because the LKM immediately overwrites or drops raw keycodes directly at the interrupt level, the memory scan only reveals abstracted timing graphs, fully protecting the user's sensitive input.</w:t>
            </w:r>
          </w:p>
        </w:tc>
      </w:tr>
    </w:tbl>
    <w:p w14:paraId="2D92FBC8" w14:textId="137E35C9" w:rsidR="00EC41FD" w:rsidRPr="0075427B" w:rsidRDefault="00EC41FD" w:rsidP="00EC41FD">
      <w:pPr>
        <w:pStyle w:val="Caption"/>
        <w:rPr>
          <w:rFonts w:asciiTheme="majorBidi" w:hAnsiTheme="majorBidi" w:cstheme="majorBidi"/>
          <w:sz w:val="22"/>
          <w:szCs w:val="22"/>
        </w:rPr>
      </w:pPr>
      <w:bookmarkStart w:id="109" w:name="_Toc230180022"/>
      <w:bookmarkStart w:id="110" w:name="_Toc230968087"/>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4</w:t>
      </w:r>
      <w:r w:rsidRPr="0075427B">
        <w:rPr>
          <w:rFonts w:asciiTheme="majorBidi" w:hAnsiTheme="majorBidi" w:cstheme="majorBidi"/>
          <w:sz w:val="22"/>
          <w:szCs w:val="22"/>
        </w:rPr>
        <w:fldChar w:fldCharType="end"/>
      </w:r>
      <w:r w:rsidR="00761503">
        <w:rPr>
          <w:rFonts w:asciiTheme="majorBidi" w:hAnsiTheme="majorBidi" w:cstheme="majorBidi"/>
          <w:sz w:val="22"/>
          <w:szCs w:val="22"/>
        </w:rPr>
        <w:t xml:space="preserve">: UC-4 </w:t>
      </w:r>
      <w:r w:rsidR="00C7549D">
        <w:rPr>
          <w:rFonts w:asciiTheme="majorBidi" w:hAnsiTheme="majorBidi" w:cstheme="majorBidi"/>
          <w:sz w:val="22"/>
          <w:szCs w:val="22"/>
        </w:rPr>
        <w:t xml:space="preserve">- </w:t>
      </w:r>
      <w:r w:rsidR="0085424F" w:rsidRPr="0085424F">
        <w:rPr>
          <w:rFonts w:asciiTheme="majorBidi" w:hAnsiTheme="majorBidi" w:cstheme="majorBidi"/>
          <w:sz w:val="22"/>
          <w:szCs w:val="22"/>
        </w:rPr>
        <w:t>Keystroke Privacy Preservation</w:t>
      </w:r>
      <w:bookmarkEnd w:id="109"/>
      <w:bookmarkEnd w:id="110"/>
      <w:r w:rsidR="00761503">
        <w:rPr>
          <w:rFonts w:asciiTheme="majorBidi" w:hAnsiTheme="majorBidi" w:cstheme="majorBidi"/>
          <w:sz w:val="22"/>
          <w:szCs w:val="22"/>
        </w:rPr>
        <w:t xml:space="preserve"> </w:t>
      </w:r>
    </w:p>
    <w:tbl>
      <w:tblPr>
        <w:tblStyle w:val="TableGrid"/>
        <w:tblW w:w="0" w:type="auto"/>
        <w:tblLook w:val="04A0" w:firstRow="1" w:lastRow="0" w:firstColumn="1" w:lastColumn="0" w:noHBand="0" w:noVBand="1"/>
      </w:tblPr>
      <w:tblGrid>
        <w:gridCol w:w="1182"/>
        <w:gridCol w:w="3930"/>
        <w:gridCol w:w="3907"/>
      </w:tblGrid>
      <w:tr w:rsidR="00EC41FD" w:rsidRPr="0075427B" w14:paraId="755BB8D9" w14:textId="77777777" w:rsidTr="0079662D">
        <w:tc>
          <w:tcPr>
            <w:tcW w:w="1152" w:type="dxa"/>
          </w:tcPr>
          <w:p w14:paraId="2719032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0599B905" w14:textId="47F6B4BE"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UC-5</w:t>
            </w:r>
          </w:p>
        </w:tc>
      </w:tr>
      <w:tr w:rsidR="00EC41FD" w:rsidRPr="0075427B" w14:paraId="4F2739BF" w14:textId="77777777" w:rsidTr="0079662D">
        <w:tc>
          <w:tcPr>
            <w:tcW w:w="1152" w:type="dxa"/>
          </w:tcPr>
          <w:p w14:paraId="5ACF5A5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5FC978A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transmit the collected behavioral telemetry from the restricted kernel environment to the user-space processing component in real time.</w:t>
            </w:r>
          </w:p>
        </w:tc>
      </w:tr>
      <w:tr w:rsidR="00EC41FD" w:rsidRPr="0075427B" w14:paraId="15052114" w14:textId="77777777" w:rsidTr="0079662D">
        <w:tc>
          <w:tcPr>
            <w:tcW w:w="1152" w:type="dxa"/>
          </w:tcPr>
          <w:p w14:paraId="2EDF375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445BE8F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4E143B49" w14:textId="77777777" w:rsidTr="0079662D">
        <w:tc>
          <w:tcPr>
            <w:tcW w:w="1152" w:type="dxa"/>
          </w:tcPr>
          <w:p w14:paraId="00D2AB7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2D09051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 has accumulated a batch of sanitized behavioral metadata.</w:t>
            </w:r>
            <w:r w:rsidRPr="0075427B">
              <w:rPr>
                <w:rFonts w:asciiTheme="majorBidi" w:hAnsiTheme="majorBidi" w:cstheme="majorBidi"/>
                <w:sz w:val="22"/>
                <w:szCs w:val="22"/>
              </w:rPr>
              <w:br/>
              <w:t>The user-space background daemon is active and has established a communication channel (e.g., Netlink socket) with the kernel module.</w:t>
            </w:r>
          </w:p>
        </w:tc>
      </w:tr>
      <w:tr w:rsidR="00EC41FD" w:rsidRPr="0075427B" w14:paraId="0B11388B" w14:textId="77777777" w:rsidTr="0079662D">
        <w:tc>
          <w:tcPr>
            <w:tcW w:w="1152" w:type="dxa"/>
          </w:tcPr>
          <w:p w14:paraId="79334A4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3FB482F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telemetry payload is successfully serialized and transferred across the kernel/user-space boundary.</w:t>
            </w:r>
            <w:r w:rsidRPr="0075427B">
              <w:rPr>
                <w:rFonts w:asciiTheme="majorBidi" w:hAnsiTheme="majorBidi" w:cstheme="majorBidi"/>
                <w:sz w:val="22"/>
                <w:szCs w:val="22"/>
              </w:rPr>
              <w:br/>
              <w:t>The kernel buffer is freed for new events.</w:t>
            </w:r>
          </w:p>
        </w:tc>
      </w:tr>
      <w:tr w:rsidR="00EC41FD" w:rsidRPr="0075427B" w14:paraId="1D9AD867" w14:textId="77777777" w:rsidTr="0079662D">
        <w:tc>
          <w:tcPr>
            <w:tcW w:w="4320" w:type="dxa"/>
            <w:gridSpan w:val="3"/>
          </w:tcPr>
          <w:p w14:paraId="2EB2D4CF"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46293977" w14:textId="77777777" w:rsidTr="0079662D">
        <w:tc>
          <w:tcPr>
            <w:tcW w:w="1152" w:type="dxa"/>
          </w:tcPr>
          <w:p w14:paraId="586C9AA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5976754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07CFE0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5CF6866C" w14:textId="77777777" w:rsidTr="0079662D">
        <w:tc>
          <w:tcPr>
            <w:tcW w:w="1152" w:type="dxa"/>
          </w:tcPr>
          <w:p w14:paraId="368E608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0F1ABE4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Actor types a continuous sentence, generating a stream of metadata.</w:t>
            </w:r>
          </w:p>
        </w:tc>
        <w:tc>
          <w:tcPr>
            <w:tcW w:w="4320" w:type="dxa"/>
          </w:tcPr>
          <w:p w14:paraId="1002F82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 queues the structured metadata structures into a localized ring buffer.</w:t>
            </w:r>
          </w:p>
        </w:tc>
      </w:tr>
      <w:tr w:rsidR="00EC41FD" w:rsidRPr="0075427B" w14:paraId="67A2115D" w14:textId="77777777" w:rsidTr="0079662D">
        <w:tc>
          <w:tcPr>
            <w:tcW w:w="1152" w:type="dxa"/>
          </w:tcPr>
          <w:p w14:paraId="788FB50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3C218911" w14:textId="77777777" w:rsidR="00EC41FD" w:rsidRPr="0075427B" w:rsidRDefault="00EC41FD" w:rsidP="0079662D">
            <w:pPr>
              <w:rPr>
                <w:rFonts w:asciiTheme="majorBidi" w:hAnsiTheme="majorBidi" w:cstheme="majorBidi"/>
                <w:sz w:val="22"/>
                <w:szCs w:val="22"/>
              </w:rPr>
            </w:pPr>
          </w:p>
        </w:tc>
        <w:tc>
          <w:tcPr>
            <w:tcW w:w="4320" w:type="dxa"/>
          </w:tcPr>
          <w:p w14:paraId="6D9426D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constructs a secure Netlink message containing the batched telemetry.</w:t>
            </w:r>
          </w:p>
        </w:tc>
      </w:tr>
      <w:tr w:rsidR="00EC41FD" w:rsidRPr="0075427B" w14:paraId="1010B55B" w14:textId="77777777" w:rsidTr="0079662D">
        <w:tc>
          <w:tcPr>
            <w:tcW w:w="1152" w:type="dxa"/>
          </w:tcPr>
          <w:p w14:paraId="4F811D4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274D6711" w14:textId="77777777" w:rsidR="00EC41FD" w:rsidRPr="0075427B" w:rsidRDefault="00EC41FD" w:rsidP="0079662D">
            <w:pPr>
              <w:rPr>
                <w:rFonts w:asciiTheme="majorBidi" w:hAnsiTheme="majorBidi" w:cstheme="majorBidi"/>
                <w:sz w:val="22"/>
                <w:szCs w:val="22"/>
              </w:rPr>
            </w:pPr>
          </w:p>
        </w:tc>
        <w:tc>
          <w:tcPr>
            <w:tcW w:w="4320" w:type="dxa"/>
          </w:tcPr>
          <w:p w14:paraId="5F77C01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kernel transmits the Netlink message to the registered user-space daemon and flushes the transmitted buffer.</w:t>
            </w:r>
          </w:p>
        </w:tc>
      </w:tr>
      <w:tr w:rsidR="00EC41FD" w:rsidRPr="0075427B" w14:paraId="5BBCA2DA" w14:textId="77777777" w:rsidTr="0079662D">
        <w:tc>
          <w:tcPr>
            <w:tcW w:w="4320" w:type="dxa"/>
            <w:gridSpan w:val="3"/>
          </w:tcPr>
          <w:p w14:paraId="6C0A21B9"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110C4643" w14:textId="77777777" w:rsidTr="0079662D">
        <w:tc>
          <w:tcPr>
            <w:tcW w:w="1152" w:type="dxa"/>
          </w:tcPr>
          <w:p w14:paraId="6EC06DB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73E149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3A8E2A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4B58AAE3" w14:textId="77777777" w:rsidTr="0079662D">
        <w:tc>
          <w:tcPr>
            <w:tcW w:w="1152" w:type="dxa"/>
          </w:tcPr>
          <w:p w14:paraId="1EF03C2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lastRenderedPageBreak/>
              <w:t>1</w:t>
            </w:r>
          </w:p>
        </w:tc>
        <w:tc>
          <w:tcPr>
            <w:tcW w:w="4320" w:type="dxa"/>
          </w:tcPr>
          <w:p w14:paraId="0140666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user-space daemon becomes temporarily unresponsive due to heavy CPU load.</w:t>
            </w:r>
          </w:p>
        </w:tc>
        <w:tc>
          <w:tcPr>
            <w:tcW w:w="4320" w:type="dxa"/>
          </w:tcPr>
          <w:p w14:paraId="1EA56D2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LKM's ring buffer fills up. Once the threshold is reached, the kernel module safely drops the oldest telemetry packets, logging a 'buffer overrun' warning to the kernel ring buffer (`dmesg`) to prevent kernel panics.</w:t>
            </w:r>
          </w:p>
        </w:tc>
      </w:tr>
    </w:tbl>
    <w:p w14:paraId="60158B72" w14:textId="30E81672" w:rsidR="0085424F" w:rsidRPr="005540A6" w:rsidRDefault="00EC41FD" w:rsidP="005540A6">
      <w:pPr>
        <w:pStyle w:val="Caption"/>
        <w:rPr>
          <w:rFonts w:asciiTheme="majorBidi" w:hAnsiTheme="majorBidi" w:cstheme="majorBidi"/>
          <w:sz w:val="22"/>
          <w:szCs w:val="22"/>
        </w:rPr>
      </w:pPr>
      <w:bookmarkStart w:id="111" w:name="_Toc230180023"/>
      <w:bookmarkStart w:id="112" w:name="_Toc230968088"/>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5</w:t>
      </w:r>
      <w:r w:rsidRPr="0075427B">
        <w:rPr>
          <w:rFonts w:asciiTheme="majorBidi" w:hAnsiTheme="majorBidi" w:cstheme="majorBidi"/>
          <w:sz w:val="22"/>
          <w:szCs w:val="22"/>
        </w:rPr>
        <w:fldChar w:fldCharType="end"/>
      </w:r>
      <w:r w:rsidR="0085424F">
        <w:rPr>
          <w:rFonts w:asciiTheme="majorBidi" w:hAnsiTheme="majorBidi" w:cstheme="majorBidi"/>
          <w:sz w:val="22"/>
          <w:szCs w:val="22"/>
        </w:rPr>
        <w:t xml:space="preserve">: UC-5 </w:t>
      </w:r>
      <w:r w:rsidR="00C7549D">
        <w:rPr>
          <w:rFonts w:asciiTheme="majorBidi" w:hAnsiTheme="majorBidi" w:cstheme="majorBidi"/>
          <w:sz w:val="22"/>
          <w:szCs w:val="22"/>
        </w:rPr>
        <w:t xml:space="preserve">- </w:t>
      </w:r>
      <w:r w:rsidR="0085424F" w:rsidRPr="0085424F">
        <w:rPr>
          <w:rFonts w:asciiTheme="majorBidi" w:hAnsiTheme="majorBidi" w:cstheme="majorBidi"/>
          <w:sz w:val="22"/>
          <w:szCs w:val="22"/>
        </w:rPr>
        <w:t>Real-Time Telemetry Transfer</w:t>
      </w:r>
      <w:bookmarkEnd w:id="111"/>
      <w:bookmarkEnd w:id="112"/>
    </w:p>
    <w:tbl>
      <w:tblPr>
        <w:tblStyle w:val="TableGrid"/>
        <w:tblW w:w="0" w:type="auto"/>
        <w:tblLook w:val="04A0" w:firstRow="1" w:lastRow="0" w:firstColumn="1" w:lastColumn="0" w:noHBand="0" w:noVBand="1"/>
      </w:tblPr>
      <w:tblGrid>
        <w:gridCol w:w="1182"/>
        <w:gridCol w:w="3918"/>
        <w:gridCol w:w="3919"/>
      </w:tblGrid>
      <w:tr w:rsidR="00EC41FD" w:rsidRPr="0075427B" w14:paraId="2E78AEEA" w14:textId="77777777" w:rsidTr="0079662D">
        <w:tc>
          <w:tcPr>
            <w:tcW w:w="1152" w:type="dxa"/>
          </w:tcPr>
          <w:p w14:paraId="374F516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78F37266" w14:textId="4A953E7C"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UC-6</w:t>
            </w:r>
          </w:p>
        </w:tc>
      </w:tr>
      <w:tr w:rsidR="00EC41FD" w:rsidRPr="0075427B" w14:paraId="10F68A06" w14:textId="77777777" w:rsidTr="0079662D">
        <w:tc>
          <w:tcPr>
            <w:tcW w:w="1152" w:type="dxa"/>
          </w:tcPr>
          <w:p w14:paraId="66DB043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7B3DE7E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ensure that the kernel-to-user-space data transfer mechanism operates with maximum efficiency, strictly minimizing CPU overhead and memory footprint.</w:t>
            </w:r>
          </w:p>
        </w:tc>
      </w:tr>
      <w:tr w:rsidR="00EC41FD" w:rsidRPr="0075427B" w14:paraId="54854D87" w14:textId="77777777" w:rsidTr="0079662D">
        <w:tc>
          <w:tcPr>
            <w:tcW w:w="1152" w:type="dxa"/>
          </w:tcPr>
          <w:p w14:paraId="5D19BA7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3F12EFC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21C9E109" w14:textId="77777777" w:rsidTr="0079662D">
        <w:tc>
          <w:tcPr>
            <w:tcW w:w="1152" w:type="dxa"/>
          </w:tcPr>
          <w:p w14:paraId="18FC22A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1BC9A4F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is under heavy load, or the user is typing at an extremely rapid pace (e.g., utilizing macros or high-speed data entry).</w:t>
            </w:r>
            <w:r w:rsidRPr="0075427B">
              <w:rPr>
                <w:rFonts w:asciiTheme="majorBidi" w:hAnsiTheme="majorBidi" w:cstheme="majorBidi"/>
                <w:sz w:val="22"/>
                <w:szCs w:val="22"/>
              </w:rPr>
              <w:br/>
              <w:t>The communication protocol is initialized.</w:t>
            </w:r>
          </w:p>
        </w:tc>
      </w:tr>
      <w:tr w:rsidR="00EC41FD" w:rsidRPr="0075427B" w14:paraId="41292C51" w14:textId="77777777" w:rsidTr="0079662D">
        <w:tc>
          <w:tcPr>
            <w:tcW w:w="1152" w:type="dxa"/>
          </w:tcPr>
          <w:p w14:paraId="58CAD92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78FA9B6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Data transfer consumes negligible CPU cycles (e.g., &lt; 1% CPU utilization).</w:t>
            </w:r>
            <w:r w:rsidRPr="0075427B">
              <w:rPr>
                <w:rFonts w:asciiTheme="majorBidi" w:hAnsiTheme="majorBidi" w:cstheme="majorBidi"/>
                <w:sz w:val="22"/>
                <w:szCs w:val="22"/>
              </w:rPr>
              <w:br/>
              <w:t>No memory leaks occur in either kernel or user space.</w:t>
            </w:r>
          </w:p>
        </w:tc>
      </w:tr>
      <w:tr w:rsidR="00EC41FD" w:rsidRPr="0075427B" w14:paraId="09DF0A85" w14:textId="77777777" w:rsidTr="0079662D">
        <w:tc>
          <w:tcPr>
            <w:tcW w:w="4320" w:type="dxa"/>
            <w:gridSpan w:val="3"/>
          </w:tcPr>
          <w:p w14:paraId="6395EE2C"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075AFACF" w14:textId="77777777" w:rsidTr="0079662D">
        <w:tc>
          <w:tcPr>
            <w:tcW w:w="1152" w:type="dxa"/>
          </w:tcPr>
          <w:p w14:paraId="4CA33F72"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2DC5DBE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1A92A89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6C333497" w14:textId="77777777" w:rsidTr="0079662D">
        <w:tc>
          <w:tcPr>
            <w:tcW w:w="1152" w:type="dxa"/>
          </w:tcPr>
          <w:p w14:paraId="4854890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E19A35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Actor unleashes a rapid burst of typing via a script or gaming macro.</w:t>
            </w:r>
          </w:p>
        </w:tc>
        <w:tc>
          <w:tcPr>
            <w:tcW w:w="4320" w:type="dxa"/>
          </w:tcPr>
          <w:p w14:paraId="689D0E1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 detects high event frequency and dynamically adjusts its batching window to group more events into a single transfer payload.</w:t>
            </w:r>
          </w:p>
        </w:tc>
      </w:tr>
      <w:tr w:rsidR="00EC41FD" w:rsidRPr="0075427B" w14:paraId="5AFFBF70" w14:textId="77777777" w:rsidTr="0079662D">
        <w:tc>
          <w:tcPr>
            <w:tcW w:w="1152" w:type="dxa"/>
          </w:tcPr>
          <w:p w14:paraId="03757EB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4D8A0D43" w14:textId="77777777" w:rsidR="00EC41FD" w:rsidRPr="0075427B" w:rsidRDefault="00EC41FD" w:rsidP="0079662D">
            <w:pPr>
              <w:rPr>
                <w:rFonts w:asciiTheme="majorBidi" w:hAnsiTheme="majorBidi" w:cstheme="majorBidi"/>
                <w:sz w:val="22"/>
                <w:szCs w:val="22"/>
              </w:rPr>
            </w:pPr>
          </w:p>
        </w:tc>
        <w:tc>
          <w:tcPr>
            <w:tcW w:w="4320" w:type="dxa"/>
          </w:tcPr>
          <w:p w14:paraId="442BAFB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performs a single context switch to deliver a large block of events via the Netlink socket, drastically reducing the interrupt handling overhead.</w:t>
            </w:r>
          </w:p>
        </w:tc>
      </w:tr>
      <w:tr w:rsidR="00EC41FD" w:rsidRPr="0075427B" w14:paraId="5F18CE7B" w14:textId="77777777" w:rsidTr="0079662D">
        <w:tc>
          <w:tcPr>
            <w:tcW w:w="1152" w:type="dxa"/>
          </w:tcPr>
          <w:p w14:paraId="206016F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215E9F96" w14:textId="77777777" w:rsidR="00EC41FD" w:rsidRPr="0075427B" w:rsidRDefault="00EC41FD" w:rsidP="0079662D">
            <w:pPr>
              <w:rPr>
                <w:rFonts w:asciiTheme="majorBidi" w:hAnsiTheme="majorBidi" w:cstheme="majorBidi"/>
                <w:sz w:val="22"/>
                <w:szCs w:val="22"/>
              </w:rPr>
            </w:pPr>
          </w:p>
        </w:tc>
        <w:tc>
          <w:tcPr>
            <w:tcW w:w="4320" w:type="dxa"/>
          </w:tcPr>
          <w:p w14:paraId="461CEF6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daemon processes the large batch seamlessly, maintaining overall system stability.</w:t>
            </w:r>
          </w:p>
        </w:tc>
      </w:tr>
      <w:tr w:rsidR="00EC41FD" w:rsidRPr="0075427B" w14:paraId="48251C30" w14:textId="77777777" w:rsidTr="0079662D">
        <w:tc>
          <w:tcPr>
            <w:tcW w:w="4320" w:type="dxa"/>
            <w:gridSpan w:val="3"/>
          </w:tcPr>
          <w:p w14:paraId="55B627E3"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14634A5E" w14:textId="77777777" w:rsidTr="0079662D">
        <w:tc>
          <w:tcPr>
            <w:tcW w:w="1152" w:type="dxa"/>
          </w:tcPr>
          <w:p w14:paraId="52B7266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5749AD9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40944D3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36BFA388" w14:textId="77777777" w:rsidTr="0079662D">
        <w:tc>
          <w:tcPr>
            <w:tcW w:w="1152" w:type="dxa"/>
          </w:tcPr>
          <w:p w14:paraId="4028B6A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4F377C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Actor types very sporadically (e.g., one keystroke every few minutes).</w:t>
            </w:r>
          </w:p>
        </w:tc>
        <w:tc>
          <w:tcPr>
            <w:tcW w:w="4320" w:type="dxa"/>
          </w:tcPr>
          <w:p w14:paraId="3B473B6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recognizes the low volume and utilizes a timeout-based flush to send individual events without waiting to fill a large batch, preserving the 'real-time' requirement without wasting memory.</w:t>
            </w:r>
          </w:p>
        </w:tc>
      </w:tr>
    </w:tbl>
    <w:p w14:paraId="3165D017" w14:textId="7DE2856C" w:rsidR="00EC41FD" w:rsidRPr="0075427B" w:rsidRDefault="00EC41FD" w:rsidP="00EC41FD">
      <w:pPr>
        <w:pStyle w:val="Caption"/>
        <w:rPr>
          <w:rFonts w:asciiTheme="majorBidi" w:hAnsiTheme="majorBidi" w:cstheme="majorBidi"/>
          <w:sz w:val="22"/>
          <w:szCs w:val="22"/>
        </w:rPr>
      </w:pPr>
      <w:bookmarkStart w:id="113" w:name="_Toc230180024"/>
      <w:bookmarkStart w:id="114" w:name="_Toc230968089"/>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6</w:t>
      </w:r>
      <w:r w:rsidRPr="0075427B">
        <w:rPr>
          <w:rFonts w:asciiTheme="majorBidi" w:hAnsiTheme="majorBidi" w:cstheme="majorBidi"/>
          <w:sz w:val="22"/>
          <w:szCs w:val="22"/>
        </w:rPr>
        <w:fldChar w:fldCharType="end"/>
      </w:r>
      <w:r w:rsidR="00EB3A56">
        <w:rPr>
          <w:rFonts w:asciiTheme="majorBidi" w:hAnsiTheme="majorBidi" w:cstheme="majorBidi"/>
          <w:sz w:val="22"/>
          <w:szCs w:val="22"/>
        </w:rPr>
        <w:t xml:space="preserve">: UC-6 </w:t>
      </w:r>
      <w:r w:rsidR="00C7549D">
        <w:rPr>
          <w:rFonts w:asciiTheme="majorBidi" w:hAnsiTheme="majorBidi" w:cstheme="majorBidi"/>
          <w:sz w:val="22"/>
          <w:szCs w:val="22"/>
        </w:rPr>
        <w:t xml:space="preserve">- </w:t>
      </w:r>
      <w:r w:rsidR="00EB3A56" w:rsidRPr="00EB3A56">
        <w:rPr>
          <w:rFonts w:asciiTheme="majorBidi" w:hAnsiTheme="majorBidi" w:cstheme="majorBidi"/>
          <w:sz w:val="22"/>
          <w:szCs w:val="22"/>
        </w:rPr>
        <w:t>Efficient Batch Transfer Mechanism</w:t>
      </w:r>
      <w:bookmarkEnd w:id="113"/>
      <w:bookmarkEnd w:id="114"/>
    </w:p>
    <w:tbl>
      <w:tblPr>
        <w:tblStyle w:val="TableGrid"/>
        <w:tblW w:w="0" w:type="auto"/>
        <w:tblLook w:val="04A0" w:firstRow="1" w:lastRow="0" w:firstColumn="1" w:lastColumn="0" w:noHBand="0" w:noVBand="1"/>
      </w:tblPr>
      <w:tblGrid>
        <w:gridCol w:w="1182"/>
        <w:gridCol w:w="3886"/>
        <w:gridCol w:w="3951"/>
      </w:tblGrid>
      <w:tr w:rsidR="00EC41FD" w:rsidRPr="0075427B" w14:paraId="39B956CC" w14:textId="77777777" w:rsidTr="0079662D">
        <w:tc>
          <w:tcPr>
            <w:tcW w:w="1152" w:type="dxa"/>
          </w:tcPr>
          <w:p w14:paraId="22B30F22"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4A5854C8" w14:textId="48401D92"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UC-7</w:t>
            </w:r>
          </w:p>
        </w:tc>
      </w:tr>
      <w:tr w:rsidR="00EC41FD" w:rsidRPr="0075427B" w14:paraId="0E3D64E5" w14:textId="77777777" w:rsidTr="0079662D">
        <w:tc>
          <w:tcPr>
            <w:tcW w:w="1152" w:type="dxa"/>
          </w:tcPr>
          <w:p w14:paraId="1643974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3A0FE12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securely restrict the communication interface so that only authorized, verified system components can access the behavioral telemetry stream.</w:t>
            </w:r>
          </w:p>
        </w:tc>
      </w:tr>
      <w:tr w:rsidR="00EC41FD" w:rsidRPr="0075427B" w14:paraId="7581AB43" w14:textId="77777777" w:rsidTr="0079662D">
        <w:tc>
          <w:tcPr>
            <w:tcW w:w="1152" w:type="dxa"/>
          </w:tcPr>
          <w:p w14:paraId="645462D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1461583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561D2A97" w14:textId="77777777" w:rsidTr="0079662D">
        <w:tc>
          <w:tcPr>
            <w:tcW w:w="1152" w:type="dxa"/>
          </w:tcPr>
          <w:p w14:paraId="0A942A8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712FE97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Netlink socket or character device interface is exposed by the LKM.</w:t>
            </w:r>
            <w:r w:rsidRPr="0075427B">
              <w:rPr>
                <w:rFonts w:asciiTheme="majorBidi" w:hAnsiTheme="majorBidi" w:cstheme="majorBidi"/>
                <w:sz w:val="22"/>
                <w:szCs w:val="22"/>
              </w:rPr>
              <w:br/>
              <w:t>Multiple user-space processes are running on the system.</w:t>
            </w:r>
          </w:p>
        </w:tc>
      </w:tr>
      <w:tr w:rsidR="00EC41FD" w:rsidRPr="0075427B" w14:paraId="0840B842" w14:textId="77777777" w:rsidTr="0079662D">
        <w:tc>
          <w:tcPr>
            <w:tcW w:w="1152" w:type="dxa"/>
          </w:tcPr>
          <w:p w14:paraId="37F7B61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3511D5B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targeted telemetry daemon is actively receiving data.</w:t>
            </w:r>
            <w:r w:rsidRPr="0075427B">
              <w:rPr>
                <w:rFonts w:asciiTheme="majorBidi" w:hAnsiTheme="majorBidi" w:cstheme="majorBidi"/>
                <w:sz w:val="22"/>
                <w:szCs w:val="22"/>
              </w:rPr>
              <w:br/>
              <w:t>All unauthorized access attempts are explicitly blocked and logged.</w:t>
            </w:r>
          </w:p>
        </w:tc>
      </w:tr>
      <w:tr w:rsidR="00EC41FD" w:rsidRPr="0075427B" w14:paraId="5676F18C" w14:textId="77777777" w:rsidTr="0079662D">
        <w:tc>
          <w:tcPr>
            <w:tcW w:w="4320" w:type="dxa"/>
            <w:gridSpan w:val="3"/>
          </w:tcPr>
          <w:p w14:paraId="35E9693C"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7001A228" w14:textId="77777777" w:rsidTr="0079662D">
        <w:tc>
          <w:tcPr>
            <w:tcW w:w="1152" w:type="dxa"/>
          </w:tcPr>
          <w:p w14:paraId="2C1D5E0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7DAD080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721A24C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21920EF4" w14:textId="77777777" w:rsidTr="0079662D">
        <w:tc>
          <w:tcPr>
            <w:tcW w:w="1152" w:type="dxa"/>
          </w:tcPr>
          <w:p w14:paraId="09B6DDD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4768ED4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authorized detection Daemon initiates a connection to the LKM interface.</w:t>
            </w:r>
          </w:p>
        </w:tc>
        <w:tc>
          <w:tcPr>
            <w:tcW w:w="4320" w:type="dxa"/>
          </w:tcPr>
          <w:p w14:paraId="1F6284E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validates the calling process's credentials (e.g., checking for root/administrator privileges and verifying the specific PID).</w:t>
            </w:r>
          </w:p>
        </w:tc>
      </w:tr>
      <w:tr w:rsidR="00EC41FD" w:rsidRPr="0075427B" w14:paraId="781387B2" w14:textId="77777777" w:rsidTr="0079662D">
        <w:tc>
          <w:tcPr>
            <w:tcW w:w="1152" w:type="dxa"/>
          </w:tcPr>
          <w:p w14:paraId="7B54697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lastRenderedPageBreak/>
              <w:t>2</w:t>
            </w:r>
          </w:p>
        </w:tc>
        <w:tc>
          <w:tcPr>
            <w:tcW w:w="4320" w:type="dxa"/>
          </w:tcPr>
          <w:p w14:paraId="705F480E" w14:textId="77777777" w:rsidR="00EC41FD" w:rsidRPr="0075427B" w:rsidRDefault="00EC41FD" w:rsidP="0079662D">
            <w:pPr>
              <w:rPr>
                <w:rFonts w:asciiTheme="majorBidi" w:hAnsiTheme="majorBidi" w:cstheme="majorBidi"/>
                <w:sz w:val="22"/>
                <w:szCs w:val="22"/>
              </w:rPr>
            </w:pPr>
          </w:p>
        </w:tc>
        <w:tc>
          <w:tcPr>
            <w:tcW w:w="4320" w:type="dxa"/>
          </w:tcPr>
          <w:p w14:paraId="125C401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Upon successful validation, the kernel establishes the bidirectional communication channel and begins streaming telemetry.</w:t>
            </w:r>
          </w:p>
        </w:tc>
      </w:tr>
      <w:tr w:rsidR="00EC41FD" w:rsidRPr="0075427B" w14:paraId="467BB8D7" w14:textId="77777777" w:rsidTr="0079662D">
        <w:tc>
          <w:tcPr>
            <w:tcW w:w="4320" w:type="dxa"/>
            <w:gridSpan w:val="3"/>
          </w:tcPr>
          <w:p w14:paraId="2049B399"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2A02FE9A" w14:textId="77777777" w:rsidTr="0079662D">
        <w:tc>
          <w:tcPr>
            <w:tcW w:w="1152" w:type="dxa"/>
          </w:tcPr>
          <w:p w14:paraId="136EFC2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23CC3B2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6D06694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2A6880DA" w14:textId="77777777" w:rsidTr="0079662D">
        <w:tc>
          <w:tcPr>
            <w:tcW w:w="1152" w:type="dxa"/>
          </w:tcPr>
          <w:p w14:paraId="4FEE1A02"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C68A42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 malicious or unauthorized third-party application attempts to open a socket to the LKM to snoop on the timing data.</w:t>
            </w:r>
          </w:p>
        </w:tc>
        <w:tc>
          <w:tcPr>
            <w:tcW w:w="4320" w:type="dxa"/>
          </w:tcPr>
          <w:p w14:paraId="556F504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LKM's security hooks intercept the request, identify the lack of proper privileges or PID mismatch, immediately drop the connection request, and generate a security alert in the system logs.</w:t>
            </w:r>
          </w:p>
        </w:tc>
      </w:tr>
    </w:tbl>
    <w:p w14:paraId="6B3C8928" w14:textId="18BCE8CE" w:rsidR="00EC41FD" w:rsidRPr="0075427B" w:rsidRDefault="00EC41FD" w:rsidP="00EC41FD">
      <w:pPr>
        <w:pStyle w:val="Caption"/>
        <w:rPr>
          <w:rFonts w:asciiTheme="majorBidi" w:hAnsiTheme="majorBidi" w:cstheme="majorBidi"/>
          <w:sz w:val="22"/>
          <w:szCs w:val="22"/>
        </w:rPr>
      </w:pPr>
      <w:bookmarkStart w:id="115" w:name="_Toc230180025"/>
      <w:bookmarkStart w:id="116" w:name="_Toc230968090"/>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7</w:t>
      </w:r>
      <w:r w:rsidRPr="0075427B">
        <w:rPr>
          <w:rFonts w:asciiTheme="majorBidi" w:hAnsiTheme="majorBidi" w:cstheme="majorBidi"/>
          <w:sz w:val="22"/>
          <w:szCs w:val="22"/>
        </w:rPr>
        <w:fldChar w:fldCharType="end"/>
      </w:r>
      <w:r w:rsidR="00EB3A56">
        <w:rPr>
          <w:rFonts w:asciiTheme="majorBidi" w:hAnsiTheme="majorBidi" w:cstheme="majorBidi"/>
          <w:sz w:val="22"/>
          <w:szCs w:val="22"/>
        </w:rPr>
        <w:t xml:space="preserve">: UC-7 </w:t>
      </w:r>
      <w:r w:rsidR="00C7549D">
        <w:rPr>
          <w:rFonts w:asciiTheme="majorBidi" w:hAnsiTheme="majorBidi" w:cstheme="majorBidi"/>
          <w:sz w:val="22"/>
          <w:szCs w:val="22"/>
        </w:rPr>
        <w:t xml:space="preserve">- </w:t>
      </w:r>
      <w:r w:rsidR="007D6382" w:rsidRPr="007D6382">
        <w:rPr>
          <w:rFonts w:asciiTheme="majorBidi" w:hAnsiTheme="majorBidi" w:cstheme="majorBidi"/>
          <w:sz w:val="22"/>
          <w:szCs w:val="22"/>
        </w:rPr>
        <w:t>Secure Component Authentication</w:t>
      </w:r>
      <w:bookmarkEnd w:id="115"/>
      <w:bookmarkEnd w:id="116"/>
    </w:p>
    <w:tbl>
      <w:tblPr>
        <w:tblStyle w:val="TableGrid"/>
        <w:tblW w:w="0" w:type="auto"/>
        <w:tblLook w:val="04A0" w:firstRow="1" w:lastRow="0" w:firstColumn="1" w:lastColumn="0" w:noHBand="0" w:noVBand="1"/>
      </w:tblPr>
      <w:tblGrid>
        <w:gridCol w:w="1182"/>
        <w:gridCol w:w="3921"/>
        <w:gridCol w:w="3916"/>
      </w:tblGrid>
      <w:tr w:rsidR="00EC41FD" w:rsidRPr="0075427B" w14:paraId="4250ADA0" w14:textId="77777777" w:rsidTr="0079662D">
        <w:tc>
          <w:tcPr>
            <w:tcW w:w="1152" w:type="dxa"/>
          </w:tcPr>
          <w:p w14:paraId="3D6A3C4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2F96ABFC" w14:textId="4D52692E"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UC-8</w:t>
            </w:r>
          </w:p>
        </w:tc>
      </w:tr>
      <w:tr w:rsidR="00EC41FD" w:rsidRPr="0075427B" w14:paraId="14CD8997" w14:textId="77777777" w:rsidTr="0079662D">
        <w:tc>
          <w:tcPr>
            <w:tcW w:w="1152" w:type="dxa"/>
          </w:tcPr>
          <w:p w14:paraId="2C21AD1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22FB112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continuously execute a background user-space daemon dedicated to ingesting, parsing, and processing the telemetry received from the kernel module.</w:t>
            </w:r>
          </w:p>
        </w:tc>
      </w:tr>
      <w:tr w:rsidR="00EC41FD" w:rsidRPr="0075427B" w14:paraId="4B3CFF7C" w14:textId="77777777" w:rsidTr="0079662D">
        <w:tc>
          <w:tcPr>
            <w:tcW w:w="1152" w:type="dxa"/>
          </w:tcPr>
          <w:p w14:paraId="2C2434D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040B941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54C1BF82" w14:textId="77777777" w:rsidTr="0079662D">
        <w:tc>
          <w:tcPr>
            <w:tcW w:w="1152" w:type="dxa"/>
          </w:tcPr>
          <w:p w14:paraId="7E221CA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7DB2F08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operating system is running.</w:t>
            </w:r>
            <w:r w:rsidRPr="0075427B">
              <w:rPr>
                <w:rFonts w:asciiTheme="majorBidi" w:hAnsiTheme="majorBidi" w:cstheme="majorBidi"/>
                <w:sz w:val="22"/>
                <w:szCs w:val="22"/>
              </w:rPr>
              <w:br/>
              <w:t>The LKM is loaded and actively transmitting data.</w:t>
            </w:r>
            <w:r w:rsidRPr="0075427B">
              <w:rPr>
                <w:rFonts w:asciiTheme="majorBidi" w:hAnsiTheme="majorBidi" w:cstheme="majorBidi"/>
                <w:sz w:val="22"/>
                <w:szCs w:val="22"/>
              </w:rPr>
              <w:br/>
              <w:t>The service manager (e.g., systemd) is configured to manage the daemon.</w:t>
            </w:r>
          </w:p>
        </w:tc>
      </w:tr>
      <w:tr w:rsidR="00EC41FD" w:rsidRPr="0075427B" w14:paraId="21B7E4FC" w14:textId="77777777" w:rsidTr="0079662D">
        <w:tc>
          <w:tcPr>
            <w:tcW w:w="1152" w:type="dxa"/>
          </w:tcPr>
          <w:p w14:paraId="27DCCA0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5C4016C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daemon process runs silently in the background.</w:t>
            </w:r>
            <w:r w:rsidRPr="0075427B">
              <w:rPr>
                <w:rFonts w:asciiTheme="majorBidi" w:hAnsiTheme="majorBidi" w:cstheme="majorBidi"/>
                <w:sz w:val="22"/>
                <w:szCs w:val="22"/>
              </w:rPr>
              <w:br/>
              <w:t>The daemon maintains a persistent connection to the kernel module and effectively manages its own memory and threads.</w:t>
            </w:r>
          </w:p>
        </w:tc>
      </w:tr>
      <w:tr w:rsidR="00EC41FD" w:rsidRPr="0075427B" w14:paraId="52FF5423" w14:textId="77777777" w:rsidTr="0079662D">
        <w:tc>
          <w:tcPr>
            <w:tcW w:w="4320" w:type="dxa"/>
            <w:gridSpan w:val="3"/>
          </w:tcPr>
          <w:p w14:paraId="26D84C99"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1F294E99" w14:textId="77777777" w:rsidTr="0079662D">
        <w:tc>
          <w:tcPr>
            <w:tcW w:w="1152" w:type="dxa"/>
          </w:tcPr>
          <w:p w14:paraId="284B924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7637F6F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C0AA35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57104C97" w14:textId="77777777" w:rsidTr="0079662D">
        <w:tc>
          <w:tcPr>
            <w:tcW w:w="1152" w:type="dxa"/>
          </w:tcPr>
          <w:p w14:paraId="0EB8FF1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A1E5E4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System Administrator powers on the machine or starts the detection service.</w:t>
            </w:r>
          </w:p>
        </w:tc>
        <w:tc>
          <w:tcPr>
            <w:tcW w:w="4320" w:type="dxa"/>
          </w:tcPr>
          <w:p w14:paraId="2A13DCF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OS service manager automatically initializes the user-space daemon process in the background.</w:t>
            </w:r>
          </w:p>
        </w:tc>
      </w:tr>
      <w:tr w:rsidR="00EC41FD" w:rsidRPr="0075427B" w14:paraId="71675968" w14:textId="77777777" w:rsidTr="0079662D">
        <w:tc>
          <w:tcPr>
            <w:tcW w:w="1152" w:type="dxa"/>
          </w:tcPr>
          <w:p w14:paraId="27570F6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51F7A8E1" w14:textId="77777777" w:rsidR="00EC41FD" w:rsidRPr="0075427B" w:rsidRDefault="00EC41FD" w:rsidP="0079662D">
            <w:pPr>
              <w:rPr>
                <w:rFonts w:asciiTheme="majorBidi" w:hAnsiTheme="majorBidi" w:cstheme="majorBidi"/>
                <w:sz w:val="22"/>
                <w:szCs w:val="22"/>
              </w:rPr>
            </w:pPr>
          </w:p>
        </w:tc>
        <w:tc>
          <w:tcPr>
            <w:tcW w:w="4320" w:type="dxa"/>
          </w:tcPr>
          <w:p w14:paraId="2516A93D"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daemon allocates internal buffers, establishes the Netlink connection to the kernel, and enters an infinite listening loop.</w:t>
            </w:r>
          </w:p>
        </w:tc>
      </w:tr>
      <w:tr w:rsidR="00EC41FD" w:rsidRPr="0075427B" w14:paraId="3AB24666" w14:textId="77777777" w:rsidTr="0079662D">
        <w:tc>
          <w:tcPr>
            <w:tcW w:w="1152" w:type="dxa"/>
          </w:tcPr>
          <w:p w14:paraId="24DDD93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6DE35604" w14:textId="77777777" w:rsidR="00EC41FD" w:rsidRPr="0075427B" w:rsidRDefault="00EC41FD" w:rsidP="0079662D">
            <w:pPr>
              <w:rPr>
                <w:rFonts w:asciiTheme="majorBidi" w:hAnsiTheme="majorBidi" w:cstheme="majorBidi"/>
                <w:sz w:val="22"/>
                <w:szCs w:val="22"/>
              </w:rPr>
            </w:pPr>
          </w:p>
        </w:tc>
        <w:tc>
          <w:tcPr>
            <w:tcW w:w="4320" w:type="dxa"/>
          </w:tcPr>
          <w:p w14:paraId="4567D06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daemon immediately begins receiving and routing incoming telemetry payloads to its internal processing engine.</w:t>
            </w:r>
          </w:p>
        </w:tc>
      </w:tr>
      <w:tr w:rsidR="00EC41FD" w:rsidRPr="0075427B" w14:paraId="0DCA21FF" w14:textId="77777777" w:rsidTr="0079662D">
        <w:tc>
          <w:tcPr>
            <w:tcW w:w="4320" w:type="dxa"/>
            <w:gridSpan w:val="3"/>
          </w:tcPr>
          <w:p w14:paraId="64438820"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583AB0F4" w14:textId="77777777" w:rsidTr="0079662D">
        <w:tc>
          <w:tcPr>
            <w:tcW w:w="1152" w:type="dxa"/>
          </w:tcPr>
          <w:p w14:paraId="1E86FC7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3B90505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2A674E7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404698DF" w14:textId="77777777" w:rsidTr="0079662D">
        <w:tc>
          <w:tcPr>
            <w:tcW w:w="1152" w:type="dxa"/>
          </w:tcPr>
          <w:p w14:paraId="5EA36C8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3E87B33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daemon unexpectedly crashes due to an unhandled exception or memory fault.</w:t>
            </w:r>
          </w:p>
        </w:tc>
        <w:tc>
          <w:tcPr>
            <w:tcW w:w="4320" w:type="dxa"/>
          </w:tcPr>
          <w:p w14:paraId="76F2161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OS service manager detects the process failure, logs the crash reason, and automatically respawns the daemon within seconds. The new daemon instance seamlessly reconnects to the LKM.</w:t>
            </w:r>
          </w:p>
        </w:tc>
      </w:tr>
    </w:tbl>
    <w:p w14:paraId="304478E8" w14:textId="25C4B187" w:rsidR="00EC41FD" w:rsidRPr="0075427B" w:rsidRDefault="00EC41FD" w:rsidP="00EC41FD">
      <w:pPr>
        <w:pStyle w:val="Caption"/>
        <w:rPr>
          <w:rFonts w:asciiTheme="majorBidi" w:hAnsiTheme="majorBidi" w:cstheme="majorBidi"/>
          <w:sz w:val="22"/>
          <w:szCs w:val="22"/>
        </w:rPr>
      </w:pPr>
      <w:bookmarkStart w:id="117" w:name="_Toc230180026"/>
      <w:bookmarkStart w:id="118" w:name="_Toc230968091"/>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8</w:t>
      </w:r>
      <w:r w:rsidRPr="0075427B">
        <w:rPr>
          <w:rFonts w:asciiTheme="majorBidi" w:hAnsiTheme="majorBidi" w:cstheme="majorBidi"/>
          <w:sz w:val="22"/>
          <w:szCs w:val="22"/>
        </w:rPr>
        <w:fldChar w:fldCharType="end"/>
      </w:r>
      <w:r w:rsidR="007D6382">
        <w:rPr>
          <w:rFonts w:asciiTheme="majorBidi" w:hAnsiTheme="majorBidi" w:cstheme="majorBidi"/>
          <w:sz w:val="22"/>
          <w:szCs w:val="22"/>
        </w:rPr>
        <w:t xml:space="preserve">: </w:t>
      </w:r>
      <w:r w:rsidR="00C7549D">
        <w:rPr>
          <w:rFonts w:asciiTheme="majorBidi" w:hAnsiTheme="majorBidi" w:cstheme="majorBidi"/>
          <w:sz w:val="22"/>
          <w:szCs w:val="22"/>
        </w:rPr>
        <w:t xml:space="preserve">UC-8 - </w:t>
      </w:r>
      <w:r w:rsidR="007D6382" w:rsidRPr="007D6382">
        <w:rPr>
          <w:rFonts w:asciiTheme="majorBidi" w:hAnsiTheme="majorBidi" w:cstheme="majorBidi"/>
          <w:sz w:val="22"/>
          <w:szCs w:val="22"/>
        </w:rPr>
        <w:t>Background Daemon Execution</w:t>
      </w:r>
      <w:bookmarkEnd w:id="117"/>
      <w:bookmarkEnd w:id="118"/>
    </w:p>
    <w:tbl>
      <w:tblPr>
        <w:tblStyle w:val="TableGrid"/>
        <w:tblW w:w="0" w:type="auto"/>
        <w:tblLook w:val="04A0" w:firstRow="1" w:lastRow="0" w:firstColumn="1" w:lastColumn="0" w:noHBand="0" w:noVBand="1"/>
      </w:tblPr>
      <w:tblGrid>
        <w:gridCol w:w="1182"/>
        <w:gridCol w:w="3882"/>
        <w:gridCol w:w="3955"/>
      </w:tblGrid>
      <w:tr w:rsidR="00EC41FD" w:rsidRPr="0075427B" w14:paraId="07CF4EE3" w14:textId="77777777" w:rsidTr="0079662D">
        <w:tc>
          <w:tcPr>
            <w:tcW w:w="1152" w:type="dxa"/>
          </w:tcPr>
          <w:p w14:paraId="76DAE8F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4728EB15" w14:textId="72CF27A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UC-9</w:t>
            </w:r>
          </w:p>
        </w:tc>
      </w:tr>
      <w:tr w:rsidR="00EC41FD" w:rsidRPr="0075427B" w14:paraId="4DEEA9C5" w14:textId="77777777" w:rsidTr="0079662D">
        <w:tc>
          <w:tcPr>
            <w:tcW w:w="1152" w:type="dxa"/>
          </w:tcPr>
          <w:p w14:paraId="37120E2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4AB647D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perform sophisticated feature extraction on the incoming raw kernel telemetry, mathematically transforming it into behavioral feature vectors.</w:t>
            </w:r>
          </w:p>
        </w:tc>
      </w:tr>
      <w:tr w:rsidR="00EC41FD" w:rsidRPr="0075427B" w14:paraId="1F50A1D7" w14:textId="77777777" w:rsidTr="0079662D">
        <w:tc>
          <w:tcPr>
            <w:tcW w:w="1152" w:type="dxa"/>
          </w:tcPr>
          <w:p w14:paraId="57F3B9E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3C302D8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1D089276" w14:textId="77777777" w:rsidTr="0079662D">
        <w:tc>
          <w:tcPr>
            <w:tcW w:w="1152" w:type="dxa"/>
          </w:tcPr>
          <w:p w14:paraId="735D753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6367B7F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background daemon has received a batch of raw telemetry (timestamps, event types, PIDs).</w:t>
            </w:r>
            <w:r w:rsidRPr="0075427B">
              <w:rPr>
                <w:rFonts w:asciiTheme="majorBidi" w:hAnsiTheme="majorBidi" w:cstheme="majorBidi"/>
                <w:sz w:val="22"/>
                <w:szCs w:val="22"/>
              </w:rPr>
              <w:br/>
              <w:t>The internal processing engine is idle and ready.</w:t>
            </w:r>
          </w:p>
        </w:tc>
      </w:tr>
      <w:tr w:rsidR="00EC41FD" w:rsidRPr="0075427B" w14:paraId="7CB7AE69" w14:textId="77777777" w:rsidTr="0079662D">
        <w:tc>
          <w:tcPr>
            <w:tcW w:w="1152" w:type="dxa"/>
          </w:tcPr>
          <w:p w14:paraId="6CE780A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lastRenderedPageBreak/>
              <w:t>Post-conditions</w:t>
            </w:r>
          </w:p>
        </w:tc>
        <w:tc>
          <w:tcPr>
            <w:tcW w:w="4320" w:type="dxa"/>
            <w:gridSpan w:val="2"/>
          </w:tcPr>
          <w:p w14:paraId="083F3A9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Raw data is transformed into mathematical vectors.</w:t>
            </w:r>
            <w:r w:rsidRPr="0075427B">
              <w:rPr>
                <w:rFonts w:asciiTheme="majorBidi" w:hAnsiTheme="majorBidi" w:cstheme="majorBidi"/>
                <w:sz w:val="22"/>
                <w:szCs w:val="22"/>
              </w:rPr>
              <w:br/>
              <w:t>Features such as 'Dwell Time', 'Flight Time', and 'Digraph Latency' are calculated and stored per process.</w:t>
            </w:r>
          </w:p>
        </w:tc>
      </w:tr>
      <w:tr w:rsidR="00EC41FD" w:rsidRPr="0075427B" w14:paraId="0F65916F" w14:textId="77777777" w:rsidTr="0079662D">
        <w:tc>
          <w:tcPr>
            <w:tcW w:w="4320" w:type="dxa"/>
            <w:gridSpan w:val="3"/>
          </w:tcPr>
          <w:p w14:paraId="2DAAE024"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47042B22" w14:textId="77777777" w:rsidTr="0079662D">
        <w:tc>
          <w:tcPr>
            <w:tcW w:w="1152" w:type="dxa"/>
          </w:tcPr>
          <w:p w14:paraId="46890652"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11C45E12"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55989B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6E6B6A9B" w14:textId="77777777" w:rsidTr="0079662D">
        <w:tc>
          <w:tcPr>
            <w:tcW w:w="1152" w:type="dxa"/>
          </w:tcPr>
          <w:p w14:paraId="05F79D6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075E616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Daemon's network listener receives a new raw telemetry packet.</w:t>
            </w:r>
          </w:p>
        </w:tc>
        <w:tc>
          <w:tcPr>
            <w:tcW w:w="4320" w:type="dxa"/>
          </w:tcPr>
          <w:p w14:paraId="4ACB258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parses the Netlink payload into individual key press and release event structures.</w:t>
            </w:r>
          </w:p>
        </w:tc>
      </w:tr>
      <w:tr w:rsidR="00EC41FD" w:rsidRPr="0075427B" w14:paraId="561523D2" w14:textId="77777777" w:rsidTr="0079662D">
        <w:tc>
          <w:tcPr>
            <w:tcW w:w="1152" w:type="dxa"/>
          </w:tcPr>
          <w:p w14:paraId="29E5AFD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6B97F544" w14:textId="77777777" w:rsidR="00EC41FD" w:rsidRPr="0075427B" w:rsidRDefault="00EC41FD" w:rsidP="0079662D">
            <w:pPr>
              <w:rPr>
                <w:rFonts w:asciiTheme="majorBidi" w:hAnsiTheme="majorBidi" w:cstheme="majorBidi"/>
                <w:sz w:val="22"/>
                <w:szCs w:val="22"/>
              </w:rPr>
            </w:pPr>
          </w:p>
        </w:tc>
        <w:tc>
          <w:tcPr>
            <w:tcW w:w="4320" w:type="dxa"/>
          </w:tcPr>
          <w:p w14:paraId="3FA91EF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extraction engine calculates time deltas, matching presses to corresponding releases to determine keystroke durations (dwell time), and the time between consecutive presses (flight time).</w:t>
            </w:r>
          </w:p>
        </w:tc>
      </w:tr>
      <w:tr w:rsidR="00EC41FD" w:rsidRPr="0075427B" w14:paraId="61871831" w14:textId="77777777" w:rsidTr="0079662D">
        <w:tc>
          <w:tcPr>
            <w:tcW w:w="1152" w:type="dxa"/>
          </w:tcPr>
          <w:p w14:paraId="040C1D7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5FD2059C" w14:textId="77777777" w:rsidR="00EC41FD" w:rsidRPr="0075427B" w:rsidRDefault="00EC41FD" w:rsidP="0079662D">
            <w:pPr>
              <w:rPr>
                <w:rFonts w:asciiTheme="majorBidi" w:hAnsiTheme="majorBidi" w:cstheme="majorBidi"/>
                <w:sz w:val="22"/>
                <w:szCs w:val="22"/>
              </w:rPr>
            </w:pPr>
          </w:p>
        </w:tc>
        <w:tc>
          <w:tcPr>
            <w:tcW w:w="4320" w:type="dxa"/>
          </w:tcPr>
          <w:p w14:paraId="172E2D2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constructs a normalized numerical array (feature vector) representing these calculated statistics for the given time window.</w:t>
            </w:r>
          </w:p>
        </w:tc>
      </w:tr>
      <w:tr w:rsidR="00EC41FD" w:rsidRPr="0075427B" w14:paraId="2CE37834" w14:textId="77777777" w:rsidTr="0079662D">
        <w:tc>
          <w:tcPr>
            <w:tcW w:w="4320" w:type="dxa"/>
            <w:gridSpan w:val="3"/>
          </w:tcPr>
          <w:p w14:paraId="16B806A4"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5942D6A0" w14:textId="77777777" w:rsidTr="0079662D">
        <w:tc>
          <w:tcPr>
            <w:tcW w:w="1152" w:type="dxa"/>
          </w:tcPr>
          <w:p w14:paraId="2D872654"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34D62A4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17209D6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76F9C59B" w14:textId="77777777" w:rsidTr="0079662D">
        <w:tc>
          <w:tcPr>
            <w:tcW w:w="1152" w:type="dxa"/>
          </w:tcPr>
          <w:p w14:paraId="74309509"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06D25D1B"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daemon receives an out-of-order or corrupted telemetry packet.</w:t>
            </w:r>
          </w:p>
        </w:tc>
        <w:tc>
          <w:tcPr>
            <w:tcW w:w="4320" w:type="dxa"/>
          </w:tcPr>
          <w:p w14:paraId="4F4A786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feature extraction engine identifies the corrupted timestamp sequence, discards the anomalous packet to prevent polluting the mathematical model, and logs a minor synchronization error.</w:t>
            </w:r>
          </w:p>
        </w:tc>
      </w:tr>
    </w:tbl>
    <w:p w14:paraId="71FA3F14" w14:textId="57082244" w:rsidR="00EC41FD" w:rsidRPr="0075427B" w:rsidRDefault="00EC41FD" w:rsidP="00EC41FD">
      <w:pPr>
        <w:pStyle w:val="Caption"/>
        <w:rPr>
          <w:rFonts w:asciiTheme="majorBidi" w:hAnsiTheme="majorBidi" w:cstheme="majorBidi"/>
          <w:sz w:val="22"/>
          <w:szCs w:val="22"/>
        </w:rPr>
      </w:pPr>
      <w:bookmarkStart w:id="119" w:name="_Toc230180027"/>
      <w:bookmarkStart w:id="120" w:name="_Toc230968092"/>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9</w:t>
      </w:r>
      <w:r w:rsidRPr="0075427B">
        <w:rPr>
          <w:rFonts w:asciiTheme="majorBidi" w:hAnsiTheme="majorBidi" w:cstheme="majorBidi"/>
          <w:sz w:val="22"/>
          <w:szCs w:val="22"/>
        </w:rPr>
        <w:fldChar w:fldCharType="end"/>
      </w:r>
      <w:r w:rsidR="007D6382">
        <w:rPr>
          <w:rFonts w:asciiTheme="majorBidi" w:hAnsiTheme="majorBidi" w:cstheme="majorBidi"/>
          <w:sz w:val="22"/>
          <w:szCs w:val="22"/>
        </w:rPr>
        <w:t xml:space="preserve">: UC-9 </w:t>
      </w:r>
      <w:r w:rsidR="00C7549D">
        <w:rPr>
          <w:rFonts w:asciiTheme="majorBidi" w:hAnsiTheme="majorBidi" w:cstheme="majorBidi"/>
          <w:sz w:val="22"/>
          <w:szCs w:val="22"/>
        </w:rPr>
        <w:t xml:space="preserve">- </w:t>
      </w:r>
      <w:r w:rsidR="00A14D9C" w:rsidRPr="00A14D9C">
        <w:rPr>
          <w:rFonts w:asciiTheme="majorBidi" w:hAnsiTheme="majorBidi" w:cstheme="majorBidi"/>
          <w:sz w:val="22"/>
          <w:szCs w:val="22"/>
        </w:rPr>
        <w:t>Mathematical Feature Extraction</w:t>
      </w:r>
      <w:bookmarkEnd w:id="119"/>
      <w:bookmarkEnd w:id="120"/>
    </w:p>
    <w:tbl>
      <w:tblPr>
        <w:tblStyle w:val="TableGrid"/>
        <w:tblW w:w="0" w:type="auto"/>
        <w:tblLook w:val="04A0" w:firstRow="1" w:lastRow="0" w:firstColumn="1" w:lastColumn="0" w:noHBand="0" w:noVBand="1"/>
      </w:tblPr>
      <w:tblGrid>
        <w:gridCol w:w="1182"/>
        <w:gridCol w:w="3893"/>
        <w:gridCol w:w="3944"/>
      </w:tblGrid>
      <w:tr w:rsidR="00EC41FD" w:rsidRPr="0075427B" w14:paraId="0F855D2B" w14:textId="77777777" w:rsidTr="0079662D">
        <w:tc>
          <w:tcPr>
            <w:tcW w:w="1152" w:type="dxa"/>
          </w:tcPr>
          <w:p w14:paraId="4253303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0C6EBE40" w14:textId="4DF63EC0"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UC-10</w:t>
            </w:r>
          </w:p>
        </w:tc>
      </w:tr>
      <w:tr w:rsidR="00EC41FD" w:rsidRPr="0075427B" w14:paraId="2FA320E5" w14:textId="77777777" w:rsidTr="0079662D">
        <w:tc>
          <w:tcPr>
            <w:tcW w:w="1152" w:type="dxa"/>
          </w:tcPr>
          <w:p w14:paraId="0A53EBC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5088EAC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To strictly ensure that the extracted features represent aggregate user and process behavior profiles rather than sequential or identifiable individual keystrokes.</w:t>
            </w:r>
          </w:p>
        </w:tc>
      </w:tr>
      <w:tr w:rsidR="00EC41FD" w:rsidRPr="0075427B" w14:paraId="7985A40C" w14:textId="77777777" w:rsidTr="0079662D">
        <w:tc>
          <w:tcPr>
            <w:tcW w:w="1152" w:type="dxa"/>
          </w:tcPr>
          <w:p w14:paraId="2031B3C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2DCBABA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EC41FD" w:rsidRPr="0075427B" w14:paraId="182F8629" w14:textId="77777777" w:rsidTr="0079662D">
        <w:tc>
          <w:tcPr>
            <w:tcW w:w="1152" w:type="dxa"/>
          </w:tcPr>
          <w:p w14:paraId="16F353E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0FE67BF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Feature extraction is actively occurring.</w:t>
            </w:r>
            <w:r w:rsidRPr="0075427B">
              <w:rPr>
                <w:rFonts w:asciiTheme="majorBidi" w:hAnsiTheme="majorBidi" w:cstheme="majorBidi"/>
                <w:sz w:val="22"/>
                <w:szCs w:val="22"/>
              </w:rPr>
              <w:br/>
              <w:t>The system is preparing data to be sent to the Machine Learning models.</w:t>
            </w:r>
          </w:p>
        </w:tc>
      </w:tr>
      <w:tr w:rsidR="00EC41FD" w:rsidRPr="0075427B" w14:paraId="4B359DDE" w14:textId="77777777" w:rsidTr="0079662D">
        <w:tc>
          <w:tcPr>
            <w:tcW w:w="1152" w:type="dxa"/>
          </w:tcPr>
          <w:p w14:paraId="723A7FE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494A874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generated feature vectors contain strictly statistical representations (averages, variances, event counts).</w:t>
            </w:r>
            <w:r w:rsidRPr="0075427B">
              <w:rPr>
                <w:rFonts w:asciiTheme="majorBidi" w:hAnsiTheme="majorBidi" w:cstheme="majorBidi"/>
                <w:sz w:val="22"/>
                <w:szCs w:val="22"/>
              </w:rPr>
              <w:br/>
              <w:t>Sequence mapping is destroyed.</w:t>
            </w:r>
          </w:p>
        </w:tc>
      </w:tr>
      <w:tr w:rsidR="00EC41FD" w:rsidRPr="0075427B" w14:paraId="1783E187" w14:textId="77777777" w:rsidTr="0079662D">
        <w:tc>
          <w:tcPr>
            <w:tcW w:w="4320" w:type="dxa"/>
            <w:gridSpan w:val="3"/>
          </w:tcPr>
          <w:p w14:paraId="62F62204"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EC41FD" w:rsidRPr="0075427B" w14:paraId="2F0B3B8F" w14:textId="77777777" w:rsidTr="0079662D">
        <w:tc>
          <w:tcPr>
            <w:tcW w:w="1152" w:type="dxa"/>
          </w:tcPr>
          <w:p w14:paraId="396FA50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0B19CA3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77706CCF"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167FD636" w14:textId="77777777" w:rsidTr="0079662D">
        <w:tc>
          <w:tcPr>
            <w:tcW w:w="1152" w:type="dxa"/>
          </w:tcPr>
          <w:p w14:paraId="5CF8A84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4A5B8E2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extraction engine finalizes a processing window.</w:t>
            </w:r>
          </w:p>
        </w:tc>
        <w:tc>
          <w:tcPr>
            <w:tcW w:w="4320" w:type="dxa"/>
          </w:tcPr>
          <w:p w14:paraId="3568F4B0"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aggregates the raw calculated deltas into high-level metrics, such as 'Average Dwell Time over 5 seconds', 'Events per Second (EPS)', and 'Ratio of rapid events'.</w:t>
            </w:r>
          </w:p>
        </w:tc>
      </w:tr>
      <w:tr w:rsidR="00EC41FD" w:rsidRPr="0075427B" w14:paraId="17DE76E6" w14:textId="77777777" w:rsidTr="0079662D">
        <w:tc>
          <w:tcPr>
            <w:tcW w:w="1152" w:type="dxa"/>
          </w:tcPr>
          <w:p w14:paraId="41499A07"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3FA6D22A" w14:textId="77777777" w:rsidR="00EC41FD" w:rsidRPr="0075427B" w:rsidRDefault="00EC41FD" w:rsidP="0079662D">
            <w:pPr>
              <w:rPr>
                <w:rFonts w:asciiTheme="majorBidi" w:hAnsiTheme="majorBidi" w:cstheme="majorBidi"/>
                <w:sz w:val="22"/>
                <w:szCs w:val="22"/>
              </w:rPr>
            </w:pPr>
          </w:p>
        </w:tc>
        <w:tc>
          <w:tcPr>
            <w:tcW w:w="4320" w:type="dxa"/>
          </w:tcPr>
          <w:p w14:paraId="7DD96401"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system groups these statistical averages by process ID to build a behavioral profile of the application being typed into.</w:t>
            </w:r>
          </w:p>
        </w:tc>
      </w:tr>
      <w:tr w:rsidR="00EC41FD" w:rsidRPr="0075427B" w14:paraId="14B61D7B" w14:textId="77777777" w:rsidTr="0079662D">
        <w:tc>
          <w:tcPr>
            <w:tcW w:w="1152" w:type="dxa"/>
          </w:tcPr>
          <w:p w14:paraId="4C8404D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7FBA50D1" w14:textId="77777777" w:rsidR="00EC41FD" w:rsidRPr="0075427B" w:rsidRDefault="00EC41FD" w:rsidP="0079662D">
            <w:pPr>
              <w:rPr>
                <w:rFonts w:asciiTheme="majorBidi" w:hAnsiTheme="majorBidi" w:cstheme="majorBidi"/>
                <w:sz w:val="22"/>
                <w:szCs w:val="22"/>
              </w:rPr>
            </w:pPr>
          </w:p>
        </w:tc>
        <w:tc>
          <w:tcPr>
            <w:tcW w:w="4320" w:type="dxa"/>
          </w:tcPr>
          <w:p w14:paraId="29BB6248"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The raw, event-by-event timing sequence is purged from memory, leaving only the abstracted behavioral vector.</w:t>
            </w:r>
          </w:p>
        </w:tc>
      </w:tr>
      <w:tr w:rsidR="00EC41FD" w:rsidRPr="0075427B" w14:paraId="6D91F88A" w14:textId="77777777" w:rsidTr="0079662D">
        <w:tc>
          <w:tcPr>
            <w:tcW w:w="4320" w:type="dxa"/>
            <w:gridSpan w:val="3"/>
          </w:tcPr>
          <w:p w14:paraId="2995A970" w14:textId="77777777" w:rsidR="00EC41FD" w:rsidRPr="0075427B" w:rsidRDefault="00EC41FD"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EC41FD" w:rsidRPr="0075427B" w14:paraId="60D856E5" w14:textId="77777777" w:rsidTr="0079662D">
        <w:tc>
          <w:tcPr>
            <w:tcW w:w="1152" w:type="dxa"/>
          </w:tcPr>
          <w:p w14:paraId="13F8B195"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6C166E3"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0494F06E"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EC41FD" w:rsidRPr="0075427B" w14:paraId="71C06111" w14:textId="77777777" w:rsidTr="0079662D">
        <w:tc>
          <w:tcPr>
            <w:tcW w:w="1152" w:type="dxa"/>
          </w:tcPr>
          <w:p w14:paraId="668A6C1A"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7620446"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An analyst attempts to export the feature vectors to reconstruct the user's typing pattern.</w:t>
            </w:r>
          </w:p>
        </w:tc>
        <w:tc>
          <w:tcPr>
            <w:tcW w:w="4320" w:type="dxa"/>
          </w:tcPr>
          <w:p w14:paraId="364AE1AC" w14:textId="77777777" w:rsidR="00EC41FD" w:rsidRPr="0075427B" w:rsidRDefault="00EC41FD" w:rsidP="0079662D">
            <w:pPr>
              <w:rPr>
                <w:rFonts w:asciiTheme="majorBidi" w:hAnsiTheme="majorBidi" w:cstheme="majorBidi"/>
                <w:sz w:val="22"/>
                <w:szCs w:val="22"/>
              </w:rPr>
            </w:pPr>
            <w:r w:rsidRPr="0075427B">
              <w:rPr>
                <w:rFonts w:asciiTheme="majorBidi" w:hAnsiTheme="majorBidi" w:cstheme="majorBidi"/>
                <w:sz w:val="22"/>
                <w:szCs w:val="22"/>
              </w:rPr>
              <w:t xml:space="preserve">Because the exported data solely consists of statistical aggregations and ratios over specific timeframes (e.g., an EPS of 4.5), the analyst finds it mathematically </w:t>
            </w:r>
            <w:r w:rsidRPr="0075427B">
              <w:rPr>
                <w:rFonts w:asciiTheme="majorBidi" w:hAnsiTheme="majorBidi" w:cstheme="majorBidi"/>
                <w:sz w:val="22"/>
                <w:szCs w:val="22"/>
              </w:rPr>
              <w:lastRenderedPageBreak/>
              <w:t>impossible to determine what individual keys were pressed or in what exact order.</w:t>
            </w:r>
          </w:p>
        </w:tc>
      </w:tr>
    </w:tbl>
    <w:p w14:paraId="7755F3A0" w14:textId="6054DD43" w:rsidR="00EC41FD" w:rsidRDefault="007D08D4" w:rsidP="007D08D4">
      <w:pPr>
        <w:pStyle w:val="Caption"/>
        <w:rPr>
          <w:rFonts w:asciiTheme="majorBidi" w:hAnsiTheme="majorBidi" w:cstheme="majorBidi"/>
          <w:sz w:val="22"/>
          <w:szCs w:val="22"/>
        </w:rPr>
      </w:pPr>
      <w:bookmarkStart w:id="121" w:name="_Toc230180028"/>
      <w:bookmarkStart w:id="122" w:name="_Toc230968093"/>
      <w:r w:rsidRPr="0075427B">
        <w:rPr>
          <w:rFonts w:asciiTheme="majorBidi" w:hAnsiTheme="majorBidi" w:cstheme="majorBidi"/>
          <w:sz w:val="22"/>
          <w:szCs w:val="22"/>
        </w:rPr>
        <w:lastRenderedPageBreak/>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10</w:t>
      </w:r>
      <w:r w:rsidRPr="0075427B">
        <w:rPr>
          <w:rFonts w:asciiTheme="majorBidi" w:hAnsiTheme="majorBidi" w:cstheme="majorBidi"/>
          <w:sz w:val="22"/>
          <w:szCs w:val="22"/>
        </w:rPr>
        <w:fldChar w:fldCharType="end"/>
      </w:r>
      <w:r w:rsidR="00A14D9C">
        <w:rPr>
          <w:rFonts w:asciiTheme="majorBidi" w:hAnsiTheme="majorBidi" w:cstheme="majorBidi"/>
          <w:sz w:val="22"/>
          <w:szCs w:val="22"/>
        </w:rPr>
        <w:t xml:space="preserve">: UC-10 </w:t>
      </w:r>
      <w:r w:rsidR="00C7549D">
        <w:rPr>
          <w:rFonts w:asciiTheme="majorBidi" w:hAnsiTheme="majorBidi" w:cstheme="majorBidi"/>
          <w:sz w:val="22"/>
          <w:szCs w:val="22"/>
        </w:rPr>
        <w:t xml:space="preserve">- </w:t>
      </w:r>
      <w:r w:rsidR="00A14D9C" w:rsidRPr="00A14D9C">
        <w:rPr>
          <w:rFonts w:asciiTheme="majorBidi" w:hAnsiTheme="majorBidi" w:cstheme="majorBidi"/>
          <w:sz w:val="22"/>
          <w:szCs w:val="22"/>
        </w:rPr>
        <w:t>Process-Centric Behavior Aggregation</w:t>
      </w:r>
      <w:bookmarkEnd w:id="121"/>
      <w:bookmarkEnd w:id="122"/>
    </w:p>
    <w:p w14:paraId="3F255D6C" w14:textId="77777777" w:rsidR="005540A6" w:rsidRDefault="005540A6" w:rsidP="005540A6">
      <w:pPr>
        <w:rPr>
          <w:lang w:eastAsia="zh-CN" w:bidi="th-TH"/>
        </w:rPr>
      </w:pPr>
    </w:p>
    <w:p w14:paraId="4FD7413F" w14:textId="77777777" w:rsidR="005540A6" w:rsidRDefault="005540A6" w:rsidP="005540A6">
      <w:pPr>
        <w:rPr>
          <w:lang w:eastAsia="zh-CN" w:bidi="th-TH"/>
        </w:rPr>
      </w:pPr>
    </w:p>
    <w:p w14:paraId="5E337A19" w14:textId="77777777" w:rsidR="005540A6" w:rsidRPr="005540A6" w:rsidRDefault="005540A6" w:rsidP="005540A6">
      <w:pPr>
        <w:rPr>
          <w:lang w:eastAsia="zh-CN" w:bidi="th-TH"/>
        </w:rPr>
      </w:pPr>
    </w:p>
    <w:tbl>
      <w:tblPr>
        <w:tblStyle w:val="TableGrid"/>
        <w:tblW w:w="0" w:type="auto"/>
        <w:tblLook w:val="04A0" w:firstRow="1" w:lastRow="0" w:firstColumn="1" w:lastColumn="0" w:noHBand="0" w:noVBand="1"/>
      </w:tblPr>
      <w:tblGrid>
        <w:gridCol w:w="1182"/>
        <w:gridCol w:w="3900"/>
        <w:gridCol w:w="3937"/>
      </w:tblGrid>
      <w:tr w:rsidR="007D08D4" w:rsidRPr="0075427B" w14:paraId="578E9C56" w14:textId="77777777" w:rsidTr="0079662D">
        <w:tc>
          <w:tcPr>
            <w:tcW w:w="1152" w:type="dxa"/>
          </w:tcPr>
          <w:p w14:paraId="4B5768FF"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7363D27B" w14:textId="2E062545"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UC-11</w:t>
            </w:r>
          </w:p>
        </w:tc>
      </w:tr>
      <w:tr w:rsidR="007D08D4" w:rsidRPr="0075427B" w14:paraId="077AA691" w14:textId="77777777" w:rsidTr="0079662D">
        <w:tc>
          <w:tcPr>
            <w:tcW w:w="1152" w:type="dxa"/>
          </w:tcPr>
          <w:p w14:paraId="15107F90"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34FA7581"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To employ advanced Machine Learning (ML) models to perform behavioral anomaly detection by identifying patterns that deviate from previously learned normal behavior baselines.</w:t>
            </w:r>
          </w:p>
        </w:tc>
      </w:tr>
      <w:tr w:rsidR="007D08D4" w:rsidRPr="0075427B" w14:paraId="03D51162" w14:textId="77777777" w:rsidTr="0079662D">
        <w:tc>
          <w:tcPr>
            <w:tcW w:w="1152" w:type="dxa"/>
          </w:tcPr>
          <w:p w14:paraId="0754ADD8"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569DEE8A"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7D08D4" w:rsidRPr="0075427B" w14:paraId="2630DDFB" w14:textId="77777777" w:rsidTr="0079662D">
        <w:tc>
          <w:tcPr>
            <w:tcW w:w="1152" w:type="dxa"/>
          </w:tcPr>
          <w:p w14:paraId="200889A3"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0294EC10"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Extracted behavioral feature vectors are continuously being generated.</w:t>
            </w:r>
            <w:r w:rsidRPr="0075427B">
              <w:rPr>
                <w:rFonts w:asciiTheme="majorBidi" w:hAnsiTheme="majorBidi" w:cstheme="majorBidi"/>
                <w:sz w:val="22"/>
                <w:szCs w:val="22"/>
              </w:rPr>
              <w:br/>
              <w:t>The ML engine is loaded with a pre-trained baseline model or is actively training on the user's standard behavior.</w:t>
            </w:r>
          </w:p>
        </w:tc>
      </w:tr>
      <w:tr w:rsidR="007D08D4" w:rsidRPr="0075427B" w14:paraId="01C805DE" w14:textId="77777777" w:rsidTr="0079662D">
        <w:tc>
          <w:tcPr>
            <w:tcW w:w="1152" w:type="dxa"/>
          </w:tcPr>
          <w:p w14:paraId="3BC0BA8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6BC1B84B"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observed behavior is mathematically compared against the baseline.</w:t>
            </w:r>
            <w:r w:rsidRPr="0075427B">
              <w:rPr>
                <w:rFonts w:asciiTheme="majorBidi" w:hAnsiTheme="majorBidi" w:cstheme="majorBidi"/>
                <w:sz w:val="22"/>
                <w:szCs w:val="22"/>
              </w:rPr>
              <w:br/>
              <w:t>An anomaly score is successfully computed based on the deviation.</w:t>
            </w:r>
          </w:p>
        </w:tc>
      </w:tr>
      <w:tr w:rsidR="007D08D4" w:rsidRPr="0075427B" w14:paraId="1A5D21C9" w14:textId="77777777" w:rsidTr="0079662D">
        <w:tc>
          <w:tcPr>
            <w:tcW w:w="4320" w:type="dxa"/>
            <w:gridSpan w:val="3"/>
          </w:tcPr>
          <w:p w14:paraId="7195C96C" w14:textId="77777777" w:rsidR="007D08D4" w:rsidRPr="0075427B" w:rsidRDefault="007D08D4"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7D08D4" w:rsidRPr="0075427B" w14:paraId="71E448B5" w14:textId="77777777" w:rsidTr="0079662D">
        <w:tc>
          <w:tcPr>
            <w:tcW w:w="1152" w:type="dxa"/>
          </w:tcPr>
          <w:p w14:paraId="01E5D5A5"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941C23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1AC425A1"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7D08D4" w:rsidRPr="0075427B" w14:paraId="013A0DCE" w14:textId="77777777" w:rsidTr="0079662D">
        <w:tc>
          <w:tcPr>
            <w:tcW w:w="1152" w:type="dxa"/>
          </w:tcPr>
          <w:p w14:paraId="5DC642EF"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1A02BC58"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extraction engine pushes a new feature vector to the ML pipeline.</w:t>
            </w:r>
          </w:p>
        </w:tc>
        <w:tc>
          <w:tcPr>
            <w:tcW w:w="4320" w:type="dxa"/>
          </w:tcPr>
          <w:p w14:paraId="7600368F"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ML model (e.g., Isolation Forest or Autoencoder) ingests the vector and maps it against its multi-dimensional baseline space.</w:t>
            </w:r>
          </w:p>
        </w:tc>
      </w:tr>
      <w:tr w:rsidR="007D08D4" w:rsidRPr="0075427B" w14:paraId="52D3FA1E" w14:textId="77777777" w:rsidTr="0079662D">
        <w:tc>
          <w:tcPr>
            <w:tcW w:w="1152" w:type="dxa"/>
          </w:tcPr>
          <w:p w14:paraId="2B304312"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7589DBF5" w14:textId="77777777" w:rsidR="007D08D4" w:rsidRPr="0075427B" w:rsidRDefault="007D08D4" w:rsidP="0079662D">
            <w:pPr>
              <w:rPr>
                <w:rFonts w:asciiTheme="majorBidi" w:hAnsiTheme="majorBidi" w:cstheme="majorBidi"/>
                <w:sz w:val="22"/>
                <w:szCs w:val="22"/>
              </w:rPr>
            </w:pPr>
          </w:p>
        </w:tc>
        <w:tc>
          <w:tcPr>
            <w:tcW w:w="4320" w:type="dxa"/>
          </w:tcPr>
          <w:p w14:paraId="44C84A37"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system calculates the Euclidean distance or reconstruction error to determine how far the current behavior deviates from the norm.</w:t>
            </w:r>
          </w:p>
        </w:tc>
      </w:tr>
      <w:tr w:rsidR="007D08D4" w:rsidRPr="0075427B" w14:paraId="76AA1E9E" w14:textId="77777777" w:rsidTr="0079662D">
        <w:tc>
          <w:tcPr>
            <w:tcW w:w="1152" w:type="dxa"/>
          </w:tcPr>
          <w:p w14:paraId="292F3E72"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147B6453" w14:textId="77777777" w:rsidR="007D08D4" w:rsidRPr="0075427B" w:rsidRDefault="007D08D4" w:rsidP="0079662D">
            <w:pPr>
              <w:rPr>
                <w:rFonts w:asciiTheme="majorBidi" w:hAnsiTheme="majorBidi" w:cstheme="majorBidi"/>
                <w:sz w:val="22"/>
                <w:szCs w:val="22"/>
              </w:rPr>
            </w:pPr>
          </w:p>
        </w:tc>
        <w:tc>
          <w:tcPr>
            <w:tcW w:w="4320" w:type="dxa"/>
          </w:tcPr>
          <w:p w14:paraId="5CC46D83"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model outputs a raw probabilistic score indicating the likelihood of the behavior being anomalous.</w:t>
            </w:r>
          </w:p>
        </w:tc>
      </w:tr>
      <w:tr w:rsidR="007D08D4" w:rsidRPr="0075427B" w14:paraId="0BEE0E86" w14:textId="77777777" w:rsidTr="0079662D">
        <w:tc>
          <w:tcPr>
            <w:tcW w:w="4320" w:type="dxa"/>
            <w:gridSpan w:val="3"/>
          </w:tcPr>
          <w:p w14:paraId="7765800B" w14:textId="77777777" w:rsidR="007D08D4" w:rsidRPr="0075427B" w:rsidRDefault="007D08D4"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7D08D4" w:rsidRPr="0075427B" w14:paraId="2BC27AF0" w14:textId="77777777" w:rsidTr="0079662D">
        <w:tc>
          <w:tcPr>
            <w:tcW w:w="1152" w:type="dxa"/>
          </w:tcPr>
          <w:p w14:paraId="46AFED2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6295C56"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BC83C69"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7D08D4" w:rsidRPr="0075427B" w14:paraId="0C2AD750" w14:textId="77777777" w:rsidTr="0079662D">
        <w:tc>
          <w:tcPr>
            <w:tcW w:w="1152" w:type="dxa"/>
          </w:tcPr>
          <w:p w14:paraId="5EF30727"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2C664553"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user begins a completely new type of task (e.g., playing a new game) that drastically alters their typing cadence.</w:t>
            </w:r>
          </w:p>
        </w:tc>
        <w:tc>
          <w:tcPr>
            <w:tcW w:w="4320" w:type="dxa"/>
          </w:tcPr>
          <w:p w14:paraId="6A7E590A"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ML model detects a massive deviation and generates a high anomaly score. If the user marks this as 'Normal' via the dashboard, the system incrementally retrains its baseline to incorporate this new behavior pattern.</w:t>
            </w:r>
          </w:p>
        </w:tc>
      </w:tr>
    </w:tbl>
    <w:p w14:paraId="5AD8D45A" w14:textId="2460706A" w:rsidR="007D08D4" w:rsidRPr="0075427B" w:rsidRDefault="007D08D4" w:rsidP="007D08D4">
      <w:pPr>
        <w:pStyle w:val="Caption"/>
        <w:rPr>
          <w:rFonts w:asciiTheme="majorBidi" w:hAnsiTheme="majorBidi" w:cstheme="majorBidi"/>
          <w:sz w:val="22"/>
          <w:szCs w:val="22"/>
        </w:rPr>
      </w:pPr>
      <w:bookmarkStart w:id="123" w:name="_Toc230180029"/>
      <w:bookmarkStart w:id="124" w:name="_Toc230968094"/>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11</w:t>
      </w:r>
      <w:r w:rsidRPr="0075427B">
        <w:rPr>
          <w:rFonts w:asciiTheme="majorBidi" w:hAnsiTheme="majorBidi" w:cstheme="majorBidi"/>
          <w:sz w:val="22"/>
          <w:szCs w:val="22"/>
        </w:rPr>
        <w:fldChar w:fldCharType="end"/>
      </w:r>
      <w:r w:rsidR="00A14D9C">
        <w:rPr>
          <w:rFonts w:asciiTheme="majorBidi" w:hAnsiTheme="majorBidi" w:cstheme="majorBidi"/>
          <w:sz w:val="22"/>
          <w:szCs w:val="22"/>
        </w:rPr>
        <w:t>: UC-11</w:t>
      </w:r>
      <w:r w:rsidR="00C7549D">
        <w:rPr>
          <w:rFonts w:asciiTheme="majorBidi" w:hAnsiTheme="majorBidi" w:cstheme="majorBidi"/>
          <w:sz w:val="22"/>
          <w:szCs w:val="22"/>
        </w:rPr>
        <w:t xml:space="preserve"> -</w:t>
      </w:r>
      <w:r w:rsidR="00A14D9C">
        <w:rPr>
          <w:rFonts w:asciiTheme="majorBidi" w:hAnsiTheme="majorBidi" w:cstheme="majorBidi"/>
          <w:sz w:val="22"/>
          <w:szCs w:val="22"/>
        </w:rPr>
        <w:t xml:space="preserve"> </w:t>
      </w:r>
      <w:r w:rsidR="00F1278E" w:rsidRPr="00F1278E">
        <w:rPr>
          <w:rFonts w:asciiTheme="majorBidi" w:hAnsiTheme="majorBidi" w:cstheme="majorBidi"/>
          <w:sz w:val="22"/>
          <w:szCs w:val="22"/>
        </w:rPr>
        <w:t>ML Baseline Anomaly Evaluation</w:t>
      </w:r>
      <w:bookmarkEnd w:id="123"/>
      <w:bookmarkEnd w:id="124"/>
    </w:p>
    <w:tbl>
      <w:tblPr>
        <w:tblStyle w:val="TableGrid"/>
        <w:tblW w:w="0" w:type="auto"/>
        <w:tblLook w:val="04A0" w:firstRow="1" w:lastRow="0" w:firstColumn="1" w:lastColumn="0" w:noHBand="0" w:noVBand="1"/>
      </w:tblPr>
      <w:tblGrid>
        <w:gridCol w:w="1182"/>
        <w:gridCol w:w="3914"/>
        <w:gridCol w:w="3923"/>
      </w:tblGrid>
      <w:tr w:rsidR="007D08D4" w:rsidRPr="0075427B" w14:paraId="406D8ECE" w14:textId="77777777" w:rsidTr="0079662D">
        <w:tc>
          <w:tcPr>
            <w:tcW w:w="1152" w:type="dxa"/>
          </w:tcPr>
          <w:p w14:paraId="44E0F6BB"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05664B90" w14:textId="66B9CD0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UC-12</w:t>
            </w:r>
          </w:p>
        </w:tc>
      </w:tr>
      <w:tr w:rsidR="007D08D4" w:rsidRPr="0075427B" w14:paraId="1B02333E" w14:textId="77777777" w:rsidTr="0079662D">
        <w:tc>
          <w:tcPr>
            <w:tcW w:w="1152" w:type="dxa"/>
          </w:tcPr>
          <w:p w14:paraId="460C5737"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627AC5C6"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To ensure the detection engine specifically analyzes per-process behavioral statistics (including event counts, rapid event ratios, and EPS) to generate targeted anomaly scores.</w:t>
            </w:r>
          </w:p>
        </w:tc>
      </w:tr>
      <w:tr w:rsidR="007D08D4" w:rsidRPr="0075427B" w14:paraId="64A7A27F" w14:textId="77777777" w:rsidTr="0079662D">
        <w:tc>
          <w:tcPr>
            <w:tcW w:w="1152" w:type="dxa"/>
          </w:tcPr>
          <w:p w14:paraId="3E74A418"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1BC80D01"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7D08D4" w:rsidRPr="0075427B" w14:paraId="04AD8C2E" w14:textId="77777777" w:rsidTr="0079662D">
        <w:tc>
          <w:tcPr>
            <w:tcW w:w="1152" w:type="dxa"/>
          </w:tcPr>
          <w:p w14:paraId="0E11D8C0"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5DB505D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system has aggregated feature vectors segmented by Process IDs.</w:t>
            </w:r>
            <w:r w:rsidRPr="0075427B">
              <w:rPr>
                <w:rFonts w:asciiTheme="majorBidi" w:hAnsiTheme="majorBidi" w:cstheme="majorBidi"/>
                <w:sz w:val="22"/>
                <w:szCs w:val="22"/>
              </w:rPr>
              <w:br/>
              <w:t>The detection engine is evaluating the vectors.</w:t>
            </w:r>
          </w:p>
        </w:tc>
      </w:tr>
      <w:tr w:rsidR="007D08D4" w:rsidRPr="0075427B" w14:paraId="4122EF86" w14:textId="77777777" w:rsidTr="0079662D">
        <w:tc>
          <w:tcPr>
            <w:tcW w:w="1152" w:type="dxa"/>
          </w:tcPr>
          <w:p w14:paraId="10E78559"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1CF3697F"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A unique anomaly score is generated and attributed to a specific running process (e.g., sshd, bash, or a web browser).</w:t>
            </w:r>
          </w:p>
        </w:tc>
      </w:tr>
      <w:tr w:rsidR="007D08D4" w:rsidRPr="0075427B" w14:paraId="18EA2163" w14:textId="77777777" w:rsidTr="0079662D">
        <w:tc>
          <w:tcPr>
            <w:tcW w:w="4320" w:type="dxa"/>
            <w:gridSpan w:val="3"/>
          </w:tcPr>
          <w:p w14:paraId="744BBEF8" w14:textId="77777777" w:rsidR="007D08D4" w:rsidRPr="0075427B" w:rsidRDefault="007D08D4"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7D08D4" w:rsidRPr="0075427B" w14:paraId="596CE650" w14:textId="77777777" w:rsidTr="0079662D">
        <w:tc>
          <w:tcPr>
            <w:tcW w:w="1152" w:type="dxa"/>
          </w:tcPr>
          <w:p w14:paraId="690F9F0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1754444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16CD34BD"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7D08D4" w:rsidRPr="0075427B" w14:paraId="4048A274" w14:textId="77777777" w:rsidTr="0079662D">
        <w:tc>
          <w:tcPr>
            <w:tcW w:w="1152" w:type="dxa"/>
          </w:tcPr>
          <w:p w14:paraId="41CC78FC"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5C4A20E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Actor types commands into an SSH terminal.</w:t>
            </w:r>
          </w:p>
        </w:tc>
        <w:tc>
          <w:tcPr>
            <w:tcW w:w="4320" w:type="dxa"/>
          </w:tcPr>
          <w:p w14:paraId="22DE2BF2"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detection engine isolate the feature vector associated with the SSH process PID.</w:t>
            </w:r>
          </w:p>
        </w:tc>
      </w:tr>
      <w:tr w:rsidR="007D08D4" w:rsidRPr="0075427B" w14:paraId="59C0C4BF" w14:textId="77777777" w:rsidTr="0079662D">
        <w:tc>
          <w:tcPr>
            <w:tcW w:w="1152" w:type="dxa"/>
          </w:tcPr>
          <w:p w14:paraId="3D8D172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lastRenderedPageBreak/>
              <w:t>2</w:t>
            </w:r>
          </w:p>
        </w:tc>
        <w:tc>
          <w:tcPr>
            <w:tcW w:w="4320" w:type="dxa"/>
          </w:tcPr>
          <w:p w14:paraId="68BF0DC9" w14:textId="77777777" w:rsidR="007D08D4" w:rsidRPr="0075427B" w:rsidRDefault="007D08D4" w:rsidP="0079662D">
            <w:pPr>
              <w:rPr>
                <w:rFonts w:asciiTheme="majorBidi" w:hAnsiTheme="majorBidi" w:cstheme="majorBidi"/>
                <w:sz w:val="22"/>
                <w:szCs w:val="22"/>
              </w:rPr>
            </w:pPr>
          </w:p>
        </w:tc>
        <w:tc>
          <w:tcPr>
            <w:tcW w:w="4320" w:type="dxa"/>
          </w:tcPr>
          <w:p w14:paraId="0480BC3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engine analyzes the specific metrics: it counts the total events in the window, calculates the 'Events Per Second' (EPS), and determines the ratio of extremely rapid consecutive events.</w:t>
            </w:r>
          </w:p>
        </w:tc>
      </w:tr>
      <w:tr w:rsidR="007D08D4" w:rsidRPr="0075427B" w14:paraId="51C63EC4" w14:textId="77777777" w:rsidTr="0079662D">
        <w:tc>
          <w:tcPr>
            <w:tcW w:w="1152" w:type="dxa"/>
          </w:tcPr>
          <w:p w14:paraId="5348B385"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271BD0E1" w14:textId="77777777" w:rsidR="007D08D4" w:rsidRPr="0075427B" w:rsidRDefault="007D08D4" w:rsidP="0079662D">
            <w:pPr>
              <w:rPr>
                <w:rFonts w:asciiTheme="majorBidi" w:hAnsiTheme="majorBidi" w:cstheme="majorBidi"/>
                <w:sz w:val="22"/>
                <w:szCs w:val="22"/>
              </w:rPr>
            </w:pPr>
          </w:p>
        </w:tc>
        <w:tc>
          <w:tcPr>
            <w:tcW w:w="4320" w:type="dxa"/>
          </w:tcPr>
          <w:p w14:paraId="7129203A"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system generates an anomaly score specifically tagged to the 'ssh' process name and PID, ignoring background activity.</w:t>
            </w:r>
          </w:p>
        </w:tc>
      </w:tr>
      <w:tr w:rsidR="007D08D4" w:rsidRPr="0075427B" w14:paraId="0FD4DFD8" w14:textId="77777777" w:rsidTr="0079662D">
        <w:tc>
          <w:tcPr>
            <w:tcW w:w="4320" w:type="dxa"/>
            <w:gridSpan w:val="3"/>
          </w:tcPr>
          <w:p w14:paraId="3D62BC0C" w14:textId="77777777" w:rsidR="007D08D4" w:rsidRPr="0075427B" w:rsidRDefault="007D08D4"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7D08D4" w:rsidRPr="0075427B" w14:paraId="0A9271EF" w14:textId="77777777" w:rsidTr="0079662D">
        <w:tc>
          <w:tcPr>
            <w:tcW w:w="1152" w:type="dxa"/>
          </w:tcPr>
          <w:p w14:paraId="749C1FE2"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248006B5"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E8E0CEB"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7D08D4" w:rsidRPr="0075427B" w14:paraId="1F253208" w14:textId="77777777" w:rsidTr="0079662D">
        <w:tc>
          <w:tcPr>
            <w:tcW w:w="1152" w:type="dxa"/>
          </w:tcPr>
          <w:p w14:paraId="2F299A25"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A0B3962"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A background script injects keyboard events via a virtual device, mimicking an unknown background process.</w:t>
            </w:r>
          </w:p>
        </w:tc>
        <w:tc>
          <w:tcPr>
            <w:tcW w:w="4320" w:type="dxa"/>
          </w:tcPr>
          <w:p w14:paraId="4BA54A6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engine analyzes the statistics for this unknown PID. Recognizing an impossible EPS rate (e.g., 500 keystrokes per second) and a rapid event ratio of 100%, it immediately spikes the anomaly score for that specific rogue process.</w:t>
            </w:r>
          </w:p>
        </w:tc>
      </w:tr>
    </w:tbl>
    <w:p w14:paraId="4770C0EA" w14:textId="5F46FCCD" w:rsidR="007D08D4" w:rsidRPr="0075427B" w:rsidRDefault="007D08D4" w:rsidP="007D08D4">
      <w:pPr>
        <w:pStyle w:val="Caption"/>
        <w:rPr>
          <w:rFonts w:asciiTheme="majorBidi" w:hAnsiTheme="majorBidi" w:cstheme="majorBidi"/>
          <w:sz w:val="22"/>
          <w:szCs w:val="22"/>
        </w:rPr>
      </w:pPr>
      <w:bookmarkStart w:id="125" w:name="_Toc230180030"/>
      <w:bookmarkStart w:id="126" w:name="_Toc230968095"/>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12</w:t>
      </w:r>
      <w:r w:rsidRPr="0075427B">
        <w:rPr>
          <w:rFonts w:asciiTheme="majorBidi" w:hAnsiTheme="majorBidi" w:cstheme="majorBidi"/>
          <w:sz w:val="22"/>
          <w:szCs w:val="22"/>
        </w:rPr>
        <w:fldChar w:fldCharType="end"/>
      </w:r>
      <w:r w:rsidR="00F1278E">
        <w:rPr>
          <w:rFonts w:asciiTheme="majorBidi" w:hAnsiTheme="majorBidi" w:cstheme="majorBidi"/>
          <w:sz w:val="22"/>
          <w:szCs w:val="22"/>
        </w:rPr>
        <w:t xml:space="preserve">: </w:t>
      </w:r>
      <w:r w:rsidR="00C7549D">
        <w:rPr>
          <w:rFonts w:asciiTheme="majorBidi" w:hAnsiTheme="majorBidi" w:cstheme="majorBidi"/>
          <w:sz w:val="22"/>
          <w:szCs w:val="22"/>
        </w:rPr>
        <w:t xml:space="preserve">UC-12 - </w:t>
      </w:r>
      <w:r w:rsidR="00F1278E" w:rsidRPr="00F1278E">
        <w:rPr>
          <w:rFonts w:asciiTheme="majorBidi" w:hAnsiTheme="majorBidi" w:cstheme="majorBidi"/>
          <w:sz w:val="22"/>
          <w:szCs w:val="22"/>
        </w:rPr>
        <w:t>Process-Specific Statistical Analysis</w:t>
      </w:r>
      <w:bookmarkEnd w:id="125"/>
      <w:bookmarkEnd w:id="126"/>
    </w:p>
    <w:tbl>
      <w:tblPr>
        <w:tblStyle w:val="TableGrid"/>
        <w:tblW w:w="0" w:type="auto"/>
        <w:tblLook w:val="04A0" w:firstRow="1" w:lastRow="0" w:firstColumn="1" w:lastColumn="0" w:noHBand="0" w:noVBand="1"/>
      </w:tblPr>
      <w:tblGrid>
        <w:gridCol w:w="1182"/>
        <w:gridCol w:w="3906"/>
        <w:gridCol w:w="3931"/>
      </w:tblGrid>
      <w:tr w:rsidR="007D08D4" w:rsidRPr="0075427B" w14:paraId="44BD7C25" w14:textId="77777777" w:rsidTr="0079662D">
        <w:tc>
          <w:tcPr>
            <w:tcW w:w="1152" w:type="dxa"/>
          </w:tcPr>
          <w:p w14:paraId="32E6E6C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5F2FB848" w14:textId="08802402"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UC-13</w:t>
            </w:r>
          </w:p>
        </w:tc>
      </w:tr>
      <w:tr w:rsidR="007D08D4" w:rsidRPr="0075427B" w14:paraId="64857FFC" w14:textId="77777777" w:rsidTr="0079662D">
        <w:tc>
          <w:tcPr>
            <w:tcW w:w="1152" w:type="dxa"/>
          </w:tcPr>
          <w:p w14:paraId="3450770D"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0DF3FEE0"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To conclusively classify observed behavior as either 'Normal' or 'Potentially Suspicious' based strictly on the ML-generated anomaly scores and their associated confidence levels.</w:t>
            </w:r>
          </w:p>
        </w:tc>
      </w:tr>
      <w:tr w:rsidR="007D08D4" w:rsidRPr="0075427B" w14:paraId="6CB7D474" w14:textId="77777777" w:rsidTr="0079662D">
        <w:tc>
          <w:tcPr>
            <w:tcW w:w="1152" w:type="dxa"/>
          </w:tcPr>
          <w:p w14:paraId="708BD19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3EF589E4"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7D08D4" w:rsidRPr="0075427B" w14:paraId="2235A0E2" w14:textId="77777777" w:rsidTr="0079662D">
        <w:tc>
          <w:tcPr>
            <w:tcW w:w="1152" w:type="dxa"/>
          </w:tcPr>
          <w:p w14:paraId="635E642B"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3735B38B"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ML engine has output a raw anomaly score and a confidence percentage for a given process.</w:t>
            </w:r>
            <w:r w:rsidRPr="0075427B">
              <w:rPr>
                <w:rFonts w:asciiTheme="majorBidi" w:hAnsiTheme="majorBidi" w:cstheme="majorBidi"/>
                <w:sz w:val="22"/>
                <w:szCs w:val="22"/>
              </w:rPr>
              <w:br/>
              <w:t>Classification thresholds are predefined in the system configuration.</w:t>
            </w:r>
          </w:p>
        </w:tc>
      </w:tr>
      <w:tr w:rsidR="007D08D4" w:rsidRPr="0075427B" w14:paraId="70656EEC" w14:textId="77777777" w:rsidTr="0079662D">
        <w:tc>
          <w:tcPr>
            <w:tcW w:w="1152" w:type="dxa"/>
          </w:tcPr>
          <w:p w14:paraId="7E69B937"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38F37F3F"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behavior is categorically labeled.</w:t>
            </w:r>
            <w:r w:rsidRPr="0075427B">
              <w:rPr>
                <w:rFonts w:asciiTheme="majorBidi" w:hAnsiTheme="majorBidi" w:cstheme="majorBidi"/>
                <w:sz w:val="22"/>
                <w:szCs w:val="22"/>
              </w:rPr>
              <w:br/>
              <w:t>Subsequent alerting or logging systems are triggered based on this definitive classification.</w:t>
            </w:r>
          </w:p>
        </w:tc>
      </w:tr>
      <w:tr w:rsidR="007D08D4" w:rsidRPr="0075427B" w14:paraId="5BA6A450" w14:textId="77777777" w:rsidTr="0079662D">
        <w:tc>
          <w:tcPr>
            <w:tcW w:w="4320" w:type="dxa"/>
            <w:gridSpan w:val="3"/>
          </w:tcPr>
          <w:p w14:paraId="7E5D482B" w14:textId="77777777" w:rsidR="007D08D4" w:rsidRPr="0075427B" w:rsidRDefault="007D08D4"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7D08D4" w:rsidRPr="0075427B" w14:paraId="0A5DE0E6" w14:textId="77777777" w:rsidTr="0079662D">
        <w:tc>
          <w:tcPr>
            <w:tcW w:w="1152" w:type="dxa"/>
          </w:tcPr>
          <w:p w14:paraId="22FA734C"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7D25E31A"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1865B00"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7D08D4" w:rsidRPr="0075427B" w14:paraId="4F74BA1C" w14:textId="77777777" w:rsidTr="0079662D">
        <w:tc>
          <w:tcPr>
            <w:tcW w:w="1152" w:type="dxa"/>
          </w:tcPr>
          <w:p w14:paraId="4E899F7C"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10B84046"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ML model outputs a raw score for a recent typing window.</w:t>
            </w:r>
          </w:p>
        </w:tc>
        <w:tc>
          <w:tcPr>
            <w:tcW w:w="4320" w:type="dxa"/>
          </w:tcPr>
          <w:p w14:paraId="07868A4F"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classification subsystem compares the raw score against the dynamic threshold.</w:t>
            </w:r>
          </w:p>
        </w:tc>
      </w:tr>
      <w:tr w:rsidR="007D08D4" w:rsidRPr="0075427B" w14:paraId="14D77512" w14:textId="77777777" w:rsidTr="0079662D">
        <w:tc>
          <w:tcPr>
            <w:tcW w:w="1152" w:type="dxa"/>
          </w:tcPr>
          <w:p w14:paraId="4C14B3F7"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5148E4DE" w14:textId="77777777" w:rsidR="007D08D4" w:rsidRPr="0075427B" w:rsidRDefault="007D08D4" w:rsidP="0079662D">
            <w:pPr>
              <w:rPr>
                <w:rFonts w:asciiTheme="majorBidi" w:hAnsiTheme="majorBidi" w:cstheme="majorBidi"/>
                <w:sz w:val="22"/>
                <w:szCs w:val="22"/>
              </w:rPr>
            </w:pPr>
          </w:p>
        </w:tc>
        <w:tc>
          <w:tcPr>
            <w:tcW w:w="4320" w:type="dxa"/>
          </w:tcPr>
          <w:p w14:paraId="74810631"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If the score exceeds the threshold and the model's confidence level is high (&gt;85%), the system tags the vector as 'Potentially Suspicious'.</w:t>
            </w:r>
          </w:p>
        </w:tc>
      </w:tr>
      <w:tr w:rsidR="007D08D4" w:rsidRPr="0075427B" w14:paraId="5D214B66" w14:textId="77777777" w:rsidTr="0079662D">
        <w:tc>
          <w:tcPr>
            <w:tcW w:w="1152" w:type="dxa"/>
          </w:tcPr>
          <w:p w14:paraId="28B30357"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7693E53D" w14:textId="77777777" w:rsidR="007D08D4" w:rsidRPr="0075427B" w:rsidRDefault="007D08D4" w:rsidP="0079662D">
            <w:pPr>
              <w:rPr>
                <w:rFonts w:asciiTheme="majorBidi" w:hAnsiTheme="majorBidi" w:cstheme="majorBidi"/>
                <w:sz w:val="22"/>
                <w:szCs w:val="22"/>
              </w:rPr>
            </w:pPr>
          </w:p>
        </w:tc>
        <w:tc>
          <w:tcPr>
            <w:tcW w:w="4320" w:type="dxa"/>
          </w:tcPr>
          <w:p w14:paraId="22CE3DB0"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If the score is below the threshold, the system tags the behavior as 'Normal' and discards the vector after updating the baseline.</w:t>
            </w:r>
          </w:p>
        </w:tc>
      </w:tr>
      <w:tr w:rsidR="007D08D4" w:rsidRPr="0075427B" w14:paraId="4A9FF83C" w14:textId="77777777" w:rsidTr="0079662D">
        <w:tc>
          <w:tcPr>
            <w:tcW w:w="4320" w:type="dxa"/>
            <w:gridSpan w:val="3"/>
          </w:tcPr>
          <w:p w14:paraId="61566650" w14:textId="77777777" w:rsidR="007D08D4" w:rsidRPr="0075427B" w:rsidRDefault="007D08D4"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7D08D4" w:rsidRPr="0075427B" w14:paraId="48730D5C" w14:textId="77777777" w:rsidTr="0079662D">
        <w:tc>
          <w:tcPr>
            <w:tcW w:w="1152" w:type="dxa"/>
          </w:tcPr>
          <w:p w14:paraId="7602E239"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7AD8909"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076F0081"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7D08D4" w:rsidRPr="0075427B" w14:paraId="29118810" w14:textId="77777777" w:rsidTr="0079662D">
        <w:tc>
          <w:tcPr>
            <w:tcW w:w="1152" w:type="dxa"/>
          </w:tcPr>
          <w:p w14:paraId="00D45A9E"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DA50ADB"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ML model outputs a borderline anomaly score but with extremely low confidence due to a lack of baseline data for that specific process.</w:t>
            </w:r>
          </w:p>
        </w:tc>
        <w:tc>
          <w:tcPr>
            <w:tcW w:w="4320" w:type="dxa"/>
          </w:tcPr>
          <w:p w14:paraId="6F9E5AE2" w14:textId="77777777" w:rsidR="007D08D4" w:rsidRPr="0075427B" w:rsidRDefault="007D08D4" w:rsidP="0079662D">
            <w:pPr>
              <w:rPr>
                <w:rFonts w:asciiTheme="majorBidi" w:hAnsiTheme="majorBidi" w:cstheme="majorBidi"/>
                <w:sz w:val="22"/>
                <w:szCs w:val="22"/>
              </w:rPr>
            </w:pPr>
            <w:r w:rsidRPr="0075427B">
              <w:rPr>
                <w:rFonts w:asciiTheme="majorBidi" w:hAnsiTheme="majorBidi" w:cstheme="majorBidi"/>
                <w:sz w:val="22"/>
                <w:szCs w:val="22"/>
              </w:rPr>
              <w:t>The system opts for a conservative approach, categorizing the behavior as 'Normal' to prevent false positives, but internally flags the process for accelerated baseline training.</w:t>
            </w:r>
          </w:p>
        </w:tc>
      </w:tr>
    </w:tbl>
    <w:p w14:paraId="4E3DEF41" w14:textId="735F37B2" w:rsidR="007D08D4" w:rsidRDefault="00185FA1" w:rsidP="00185FA1">
      <w:pPr>
        <w:pStyle w:val="Caption"/>
        <w:rPr>
          <w:rFonts w:asciiTheme="majorBidi" w:hAnsiTheme="majorBidi" w:cstheme="majorBidi"/>
          <w:sz w:val="22"/>
          <w:szCs w:val="22"/>
        </w:rPr>
      </w:pPr>
      <w:bookmarkStart w:id="127" w:name="_Toc230180031"/>
      <w:bookmarkStart w:id="128" w:name="_Toc230968096"/>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13</w:t>
      </w:r>
      <w:r w:rsidRPr="0075427B">
        <w:rPr>
          <w:rFonts w:asciiTheme="majorBidi" w:hAnsiTheme="majorBidi" w:cstheme="majorBidi"/>
          <w:sz w:val="22"/>
          <w:szCs w:val="22"/>
        </w:rPr>
        <w:fldChar w:fldCharType="end"/>
      </w:r>
      <w:r w:rsidR="00453E87">
        <w:rPr>
          <w:rFonts w:asciiTheme="majorBidi" w:hAnsiTheme="majorBidi" w:cstheme="majorBidi"/>
          <w:sz w:val="22"/>
          <w:szCs w:val="22"/>
        </w:rPr>
        <w:t>: UC-13</w:t>
      </w:r>
      <w:r w:rsidR="00C7549D">
        <w:rPr>
          <w:rFonts w:asciiTheme="majorBidi" w:hAnsiTheme="majorBidi" w:cstheme="majorBidi"/>
          <w:sz w:val="22"/>
          <w:szCs w:val="22"/>
        </w:rPr>
        <w:t xml:space="preserve"> -</w:t>
      </w:r>
      <w:r w:rsidR="00453E87">
        <w:rPr>
          <w:rFonts w:asciiTheme="majorBidi" w:hAnsiTheme="majorBidi" w:cstheme="majorBidi"/>
          <w:sz w:val="22"/>
          <w:szCs w:val="22"/>
        </w:rPr>
        <w:t xml:space="preserve"> </w:t>
      </w:r>
      <w:r w:rsidR="00453E87" w:rsidRPr="00453E87">
        <w:rPr>
          <w:rFonts w:asciiTheme="majorBidi" w:hAnsiTheme="majorBidi" w:cstheme="majorBidi"/>
          <w:sz w:val="22"/>
          <w:szCs w:val="22"/>
        </w:rPr>
        <w:t>Definitive Behavior Classification</w:t>
      </w:r>
      <w:bookmarkEnd w:id="127"/>
      <w:bookmarkEnd w:id="128"/>
    </w:p>
    <w:p w14:paraId="67E1C7C3" w14:textId="77777777" w:rsidR="005540A6" w:rsidRDefault="005540A6" w:rsidP="005540A6">
      <w:pPr>
        <w:rPr>
          <w:lang w:eastAsia="zh-CN" w:bidi="th-TH"/>
        </w:rPr>
      </w:pPr>
    </w:p>
    <w:p w14:paraId="7396137F" w14:textId="77777777" w:rsidR="005540A6" w:rsidRDefault="005540A6" w:rsidP="005540A6">
      <w:pPr>
        <w:rPr>
          <w:lang w:eastAsia="zh-CN" w:bidi="th-TH"/>
        </w:rPr>
      </w:pPr>
    </w:p>
    <w:p w14:paraId="7135E96F" w14:textId="77777777" w:rsidR="005540A6" w:rsidRDefault="005540A6" w:rsidP="005540A6">
      <w:pPr>
        <w:rPr>
          <w:lang w:eastAsia="zh-CN" w:bidi="th-TH"/>
        </w:rPr>
      </w:pPr>
    </w:p>
    <w:p w14:paraId="62CB31E5" w14:textId="77777777" w:rsidR="005540A6" w:rsidRDefault="005540A6" w:rsidP="005540A6">
      <w:pPr>
        <w:rPr>
          <w:lang w:eastAsia="zh-CN" w:bidi="th-TH"/>
        </w:rPr>
      </w:pPr>
    </w:p>
    <w:p w14:paraId="202C325D" w14:textId="77777777" w:rsidR="005540A6" w:rsidRDefault="005540A6" w:rsidP="005540A6">
      <w:pPr>
        <w:rPr>
          <w:lang w:eastAsia="zh-CN" w:bidi="th-TH"/>
        </w:rPr>
      </w:pPr>
    </w:p>
    <w:p w14:paraId="1C7613C7" w14:textId="77777777" w:rsidR="005540A6" w:rsidRDefault="005540A6" w:rsidP="005540A6">
      <w:pPr>
        <w:rPr>
          <w:lang w:eastAsia="zh-CN" w:bidi="th-TH"/>
        </w:rPr>
      </w:pPr>
    </w:p>
    <w:p w14:paraId="7D471A04" w14:textId="77777777" w:rsidR="005540A6" w:rsidRDefault="005540A6" w:rsidP="005540A6">
      <w:pPr>
        <w:rPr>
          <w:lang w:eastAsia="zh-CN" w:bidi="th-TH"/>
        </w:rPr>
      </w:pPr>
    </w:p>
    <w:p w14:paraId="35113AEF" w14:textId="77777777" w:rsidR="005540A6" w:rsidRDefault="005540A6" w:rsidP="005540A6">
      <w:pPr>
        <w:rPr>
          <w:lang w:eastAsia="zh-CN" w:bidi="th-TH"/>
        </w:rPr>
      </w:pPr>
    </w:p>
    <w:p w14:paraId="5C4C043B" w14:textId="77777777" w:rsidR="005540A6" w:rsidRPr="005540A6" w:rsidRDefault="005540A6" w:rsidP="005540A6">
      <w:pPr>
        <w:rPr>
          <w:lang w:eastAsia="zh-CN" w:bidi="th-TH"/>
        </w:rPr>
      </w:pPr>
    </w:p>
    <w:tbl>
      <w:tblPr>
        <w:tblStyle w:val="TableGrid"/>
        <w:tblW w:w="0" w:type="auto"/>
        <w:tblLook w:val="04A0" w:firstRow="1" w:lastRow="0" w:firstColumn="1" w:lastColumn="0" w:noHBand="0" w:noVBand="1"/>
      </w:tblPr>
      <w:tblGrid>
        <w:gridCol w:w="1182"/>
        <w:gridCol w:w="3897"/>
        <w:gridCol w:w="3940"/>
      </w:tblGrid>
      <w:tr w:rsidR="00185FA1" w:rsidRPr="0075427B" w14:paraId="7D327C09" w14:textId="77777777" w:rsidTr="0079662D">
        <w:tc>
          <w:tcPr>
            <w:tcW w:w="1152" w:type="dxa"/>
          </w:tcPr>
          <w:p w14:paraId="319611D3"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6536AA5C" w14:textId="7536062F"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UC-</w:t>
            </w:r>
            <w:r w:rsidR="00453E87">
              <w:rPr>
                <w:rFonts w:asciiTheme="majorBidi" w:hAnsiTheme="majorBidi" w:cstheme="majorBidi"/>
                <w:sz w:val="22"/>
                <w:szCs w:val="22"/>
              </w:rPr>
              <w:t>1</w:t>
            </w:r>
            <w:r w:rsidRPr="0075427B">
              <w:rPr>
                <w:rFonts w:asciiTheme="majorBidi" w:hAnsiTheme="majorBidi" w:cstheme="majorBidi"/>
                <w:sz w:val="22"/>
                <w:szCs w:val="22"/>
              </w:rPr>
              <w:t>4</w:t>
            </w:r>
          </w:p>
        </w:tc>
      </w:tr>
      <w:tr w:rsidR="00185FA1" w:rsidRPr="0075427B" w14:paraId="2C238B4B" w14:textId="77777777" w:rsidTr="0079662D">
        <w:tc>
          <w:tcPr>
            <w:tcW w:w="1152" w:type="dxa"/>
          </w:tcPr>
          <w:p w14:paraId="14CD65B3"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26C34465"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To utilize rule-based heuristic algorithms (Rapid Typing, Burst Pattern, Unknown Process Detection) to provide supporting signals and handle edge cases where ML models require additional context.</w:t>
            </w:r>
          </w:p>
        </w:tc>
      </w:tr>
      <w:tr w:rsidR="00185FA1" w:rsidRPr="0075427B" w14:paraId="0DBA397C" w14:textId="77777777" w:rsidTr="0079662D">
        <w:tc>
          <w:tcPr>
            <w:tcW w:w="1152" w:type="dxa"/>
          </w:tcPr>
          <w:p w14:paraId="6AA3835A"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1DF2FBFF"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185FA1" w:rsidRPr="0075427B" w14:paraId="1E1CB8C4" w14:textId="77777777" w:rsidTr="0079662D">
        <w:tc>
          <w:tcPr>
            <w:tcW w:w="1152" w:type="dxa"/>
          </w:tcPr>
          <w:p w14:paraId="3C3C075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65F25E68"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Telemetry data is streaming into the evaluation engine.</w:t>
            </w:r>
            <w:r w:rsidRPr="0075427B">
              <w:rPr>
                <w:rFonts w:asciiTheme="majorBidi" w:hAnsiTheme="majorBidi" w:cstheme="majorBidi"/>
                <w:sz w:val="22"/>
                <w:szCs w:val="22"/>
              </w:rPr>
              <w:br/>
              <w:t>Both ML models and heuristic rules engines are active simultaneously.</w:t>
            </w:r>
          </w:p>
        </w:tc>
      </w:tr>
      <w:tr w:rsidR="00185FA1" w:rsidRPr="0075427B" w14:paraId="127C4ECE" w14:textId="77777777" w:rsidTr="0079662D">
        <w:tc>
          <w:tcPr>
            <w:tcW w:w="1152" w:type="dxa"/>
          </w:tcPr>
          <w:p w14:paraId="4EE8E9C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585D686F"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Heuristic algorithms produce discrete boolean flags (e.g., Burst_Detected = True).</w:t>
            </w:r>
            <w:r w:rsidRPr="0075427B">
              <w:rPr>
                <w:rFonts w:asciiTheme="majorBidi" w:hAnsiTheme="majorBidi" w:cstheme="majorBidi"/>
                <w:sz w:val="22"/>
                <w:szCs w:val="22"/>
              </w:rPr>
              <w:br/>
              <w:t>These flags either supplement the ML score or act as an override in critical edge cases.</w:t>
            </w:r>
          </w:p>
        </w:tc>
      </w:tr>
      <w:tr w:rsidR="00185FA1" w:rsidRPr="0075427B" w14:paraId="701DD052" w14:textId="77777777" w:rsidTr="0079662D">
        <w:tc>
          <w:tcPr>
            <w:tcW w:w="4320" w:type="dxa"/>
            <w:gridSpan w:val="3"/>
          </w:tcPr>
          <w:p w14:paraId="45E7FE91" w14:textId="77777777" w:rsidR="00185FA1" w:rsidRPr="0075427B" w:rsidRDefault="00185FA1"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185FA1" w:rsidRPr="0075427B" w14:paraId="75393A35" w14:textId="77777777" w:rsidTr="0079662D">
        <w:tc>
          <w:tcPr>
            <w:tcW w:w="1152" w:type="dxa"/>
          </w:tcPr>
          <w:p w14:paraId="42CDDD3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EAC5188"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63C0C45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185FA1" w:rsidRPr="0075427B" w14:paraId="03B27FC4" w14:textId="77777777" w:rsidTr="0079662D">
        <w:tc>
          <w:tcPr>
            <w:tcW w:w="1152" w:type="dxa"/>
          </w:tcPr>
          <w:p w14:paraId="2F7B061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1DA50CCD"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Actor executes a sudden, pre-programmed typing macro that types 50 characters in 100ms.</w:t>
            </w:r>
          </w:p>
        </w:tc>
        <w:tc>
          <w:tcPr>
            <w:tcW w:w="4320" w:type="dxa"/>
          </w:tcPr>
          <w:p w14:paraId="5FE8DEA6"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ML model may struggle if it hasn't seen this specific pattern, outputting a medium score. Simultaneously, the Heuristic engine triggers the 'Burst Pattern Detection' algorithm.</w:t>
            </w:r>
          </w:p>
        </w:tc>
      </w:tr>
      <w:tr w:rsidR="00185FA1" w:rsidRPr="0075427B" w14:paraId="65E9957D" w14:textId="77777777" w:rsidTr="0079662D">
        <w:tc>
          <w:tcPr>
            <w:tcW w:w="1152" w:type="dxa"/>
          </w:tcPr>
          <w:p w14:paraId="71DC4689"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2A8AE8C9" w14:textId="77777777" w:rsidR="00185FA1" w:rsidRPr="0075427B" w:rsidRDefault="00185FA1" w:rsidP="0079662D">
            <w:pPr>
              <w:rPr>
                <w:rFonts w:asciiTheme="majorBidi" w:hAnsiTheme="majorBidi" w:cstheme="majorBidi"/>
                <w:sz w:val="22"/>
                <w:szCs w:val="22"/>
              </w:rPr>
            </w:pPr>
          </w:p>
        </w:tc>
        <w:tc>
          <w:tcPr>
            <w:tcW w:w="4320" w:type="dxa"/>
          </w:tcPr>
          <w:p w14:paraId="2E1139F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heuristic rule identifies an impossible biological typing rate.</w:t>
            </w:r>
          </w:p>
        </w:tc>
      </w:tr>
      <w:tr w:rsidR="00185FA1" w:rsidRPr="0075427B" w14:paraId="1BBE8549" w14:textId="77777777" w:rsidTr="0079662D">
        <w:tc>
          <w:tcPr>
            <w:tcW w:w="1152" w:type="dxa"/>
          </w:tcPr>
          <w:p w14:paraId="4D18D7AB"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4D168D3E" w14:textId="77777777" w:rsidR="00185FA1" w:rsidRPr="0075427B" w:rsidRDefault="00185FA1" w:rsidP="0079662D">
            <w:pPr>
              <w:rPr>
                <w:rFonts w:asciiTheme="majorBidi" w:hAnsiTheme="majorBidi" w:cstheme="majorBidi"/>
                <w:sz w:val="22"/>
                <w:szCs w:val="22"/>
              </w:rPr>
            </w:pPr>
          </w:p>
        </w:tc>
        <w:tc>
          <w:tcPr>
            <w:tcW w:w="4320" w:type="dxa"/>
          </w:tcPr>
          <w:p w14:paraId="7535605B"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system utilizes the heuristic signal to override the ML's medium score, escalating the final classification to a high-confidence anomaly.</w:t>
            </w:r>
          </w:p>
        </w:tc>
      </w:tr>
      <w:tr w:rsidR="00185FA1" w:rsidRPr="0075427B" w14:paraId="24C1FE45" w14:textId="77777777" w:rsidTr="0079662D">
        <w:tc>
          <w:tcPr>
            <w:tcW w:w="4320" w:type="dxa"/>
            <w:gridSpan w:val="3"/>
          </w:tcPr>
          <w:p w14:paraId="770C0FAB" w14:textId="77777777" w:rsidR="00185FA1" w:rsidRPr="0075427B" w:rsidRDefault="00185FA1"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185FA1" w:rsidRPr="0075427B" w14:paraId="5478B440" w14:textId="77777777" w:rsidTr="0079662D">
        <w:tc>
          <w:tcPr>
            <w:tcW w:w="1152" w:type="dxa"/>
          </w:tcPr>
          <w:p w14:paraId="41446D51"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79228481"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C423F0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185FA1" w:rsidRPr="0075427B" w14:paraId="7009E7A5" w14:textId="77777777" w:rsidTr="0079662D">
        <w:tc>
          <w:tcPr>
            <w:tcW w:w="1152" w:type="dxa"/>
          </w:tcPr>
          <w:p w14:paraId="35A7EABF"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05E55FA8"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Actor types into a completely newly installed application.</w:t>
            </w:r>
          </w:p>
        </w:tc>
        <w:tc>
          <w:tcPr>
            <w:tcW w:w="4320" w:type="dxa"/>
          </w:tcPr>
          <w:p w14:paraId="4B936155"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ML model has no baseline. The 'Unknown Process Detection' heuristic flags the process as novel. The system uses this heuristic context to heighten sensitivity for this specific process until the ML model can establish a solid baseline.</w:t>
            </w:r>
          </w:p>
        </w:tc>
      </w:tr>
    </w:tbl>
    <w:p w14:paraId="01B4F05B" w14:textId="73E713DD" w:rsidR="00185FA1" w:rsidRPr="0075427B" w:rsidRDefault="00185FA1" w:rsidP="00185FA1">
      <w:pPr>
        <w:pStyle w:val="Caption"/>
        <w:rPr>
          <w:rFonts w:asciiTheme="majorBidi" w:hAnsiTheme="majorBidi" w:cstheme="majorBidi"/>
          <w:sz w:val="22"/>
          <w:szCs w:val="22"/>
        </w:rPr>
      </w:pPr>
      <w:bookmarkStart w:id="129" w:name="_Toc230180032"/>
      <w:bookmarkStart w:id="130" w:name="_Toc230968097"/>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14</w:t>
      </w:r>
      <w:r w:rsidRPr="0075427B">
        <w:rPr>
          <w:rFonts w:asciiTheme="majorBidi" w:hAnsiTheme="majorBidi" w:cstheme="majorBidi"/>
          <w:sz w:val="22"/>
          <w:szCs w:val="22"/>
        </w:rPr>
        <w:fldChar w:fldCharType="end"/>
      </w:r>
      <w:r w:rsidR="00453E87">
        <w:rPr>
          <w:rFonts w:asciiTheme="majorBidi" w:hAnsiTheme="majorBidi" w:cstheme="majorBidi"/>
          <w:sz w:val="22"/>
          <w:szCs w:val="22"/>
        </w:rPr>
        <w:t xml:space="preserve">: UC-14 </w:t>
      </w:r>
      <w:r w:rsidR="00C7549D">
        <w:rPr>
          <w:rFonts w:asciiTheme="majorBidi" w:hAnsiTheme="majorBidi" w:cstheme="majorBidi"/>
          <w:sz w:val="22"/>
          <w:szCs w:val="22"/>
        </w:rPr>
        <w:t xml:space="preserve">- </w:t>
      </w:r>
      <w:r w:rsidR="00D74F44" w:rsidRPr="00D74F44">
        <w:rPr>
          <w:rFonts w:asciiTheme="majorBidi" w:hAnsiTheme="majorBidi" w:cstheme="majorBidi"/>
          <w:sz w:val="22"/>
          <w:szCs w:val="22"/>
        </w:rPr>
        <w:t>Rule-Based Heuristic Evaluation</w:t>
      </w:r>
      <w:bookmarkEnd w:id="129"/>
      <w:bookmarkEnd w:id="130"/>
    </w:p>
    <w:tbl>
      <w:tblPr>
        <w:tblStyle w:val="TableGrid"/>
        <w:tblW w:w="0" w:type="auto"/>
        <w:tblLook w:val="04A0" w:firstRow="1" w:lastRow="0" w:firstColumn="1" w:lastColumn="0" w:noHBand="0" w:noVBand="1"/>
      </w:tblPr>
      <w:tblGrid>
        <w:gridCol w:w="1182"/>
        <w:gridCol w:w="3905"/>
        <w:gridCol w:w="3932"/>
      </w:tblGrid>
      <w:tr w:rsidR="00185FA1" w:rsidRPr="0075427B" w14:paraId="5781BB09" w14:textId="77777777" w:rsidTr="0079662D">
        <w:tc>
          <w:tcPr>
            <w:tcW w:w="1152" w:type="dxa"/>
          </w:tcPr>
          <w:p w14:paraId="2EF4C6FE"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7F82C9B9" w14:textId="3F783FE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UC-15</w:t>
            </w:r>
          </w:p>
        </w:tc>
      </w:tr>
      <w:tr w:rsidR="00185FA1" w:rsidRPr="0075427B" w14:paraId="0D25B650" w14:textId="77777777" w:rsidTr="0079662D">
        <w:tc>
          <w:tcPr>
            <w:tcW w:w="1152" w:type="dxa"/>
          </w:tcPr>
          <w:p w14:paraId="26F139CA"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0F42B4FB"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To reliably generate a systemic alert event whenever the detection engine identifies anomalous behavior that exceeds defined threshold limits.</w:t>
            </w:r>
          </w:p>
        </w:tc>
      </w:tr>
      <w:tr w:rsidR="00185FA1" w:rsidRPr="0075427B" w14:paraId="28E7AF70" w14:textId="77777777" w:rsidTr="0079662D">
        <w:tc>
          <w:tcPr>
            <w:tcW w:w="1152" w:type="dxa"/>
          </w:tcPr>
          <w:p w14:paraId="7ACFC638"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0FF4442A"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185FA1" w:rsidRPr="0075427B" w14:paraId="362CD05A" w14:textId="77777777" w:rsidTr="0079662D">
        <w:tc>
          <w:tcPr>
            <w:tcW w:w="1152" w:type="dxa"/>
          </w:tcPr>
          <w:p w14:paraId="5B422DA8"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14DE7B4C"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classification engine has definitively labeled a behavioral window as 'Potentially Suspicious'.</w:t>
            </w:r>
            <w:r w:rsidRPr="0075427B">
              <w:rPr>
                <w:rFonts w:asciiTheme="majorBidi" w:hAnsiTheme="majorBidi" w:cstheme="majorBidi"/>
                <w:sz w:val="22"/>
                <w:szCs w:val="22"/>
              </w:rPr>
              <w:br/>
              <w:t>The anomaly score is greater than the configured alert threshold.</w:t>
            </w:r>
          </w:p>
        </w:tc>
      </w:tr>
      <w:tr w:rsidR="00185FA1" w:rsidRPr="0075427B" w14:paraId="6FC735F5" w14:textId="77777777" w:rsidTr="0079662D">
        <w:tc>
          <w:tcPr>
            <w:tcW w:w="1152" w:type="dxa"/>
          </w:tcPr>
          <w:p w14:paraId="7041D9F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2952FD2B"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An alert payload is constructed in memory containing all relevant metadata.</w:t>
            </w:r>
            <w:r w:rsidRPr="0075427B">
              <w:rPr>
                <w:rFonts w:asciiTheme="majorBidi" w:hAnsiTheme="majorBidi" w:cstheme="majorBidi"/>
                <w:sz w:val="22"/>
                <w:szCs w:val="22"/>
              </w:rPr>
              <w:br/>
              <w:t>The payload is dispatched to the alerting pipeline.</w:t>
            </w:r>
          </w:p>
        </w:tc>
      </w:tr>
      <w:tr w:rsidR="00185FA1" w:rsidRPr="0075427B" w14:paraId="3A82217C" w14:textId="77777777" w:rsidTr="0079662D">
        <w:tc>
          <w:tcPr>
            <w:tcW w:w="4320" w:type="dxa"/>
            <w:gridSpan w:val="3"/>
          </w:tcPr>
          <w:p w14:paraId="486DE1F4" w14:textId="77777777" w:rsidR="00185FA1" w:rsidRPr="0075427B" w:rsidRDefault="00185FA1"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185FA1" w:rsidRPr="0075427B" w14:paraId="6515B998" w14:textId="77777777" w:rsidTr="0079662D">
        <w:tc>
          <w:tcPr>
            <w:tcW w:w="1152" w:type="dxa"/>
          </w:tcPr>
          <w:p w14:paraId="2D4B75B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2EF443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701808C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185FA1" w:rsidRPr="0075427B" w14:paraId="103CE129" w14:textId="77777777" w:rsidTr="0079662D">
        <w:tc>
          <w:tcPr>
            <w:tcW w:w="1152" w:type="dxa"/>
          </w:tcPr>
          <w:p w14:paraId="0D7DED70"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330AA6C6"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Actor's typing behavior radically changes, causing an ML threshold breach.</w:t>
            </w:r>
          </w:p>
        </w:tc>
        <w:tc>
          <w:tcPr>
            <w:tcW w:w="4320" w:type="dxa"/>
          </w:tcPr>
          <w:p w14:paraId="3AACBF8A"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detection engine triggers the internal alerting subroutine.</w:t>
            </w:r>
          </w:p>
        </w:tc>
      </w:tr>
      <w:tr w:rsidR="00185FA1" w:rsidRPr="0075427B" w14:paraId="33EC1DA5" w14:textId="77777777" w:rsidTr="0079662D">
        <w:tc>
          <w:tcPr>
            <w:tcW w:w="1152" w:type="dxa"/>
          </w:tcPr>
          <w:p w14:paraId="0A969513"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lastRenderedPageBreak/>
              <w:t>2</w:t>
            </w:r>
          </w:p>
        </w:tc>
        <w:tc>
          <w:tcPr>
            <w:tcW w:w="4320" w:type="dxa"/>
          </w:tcPr>
          <w:p w14:paraId="4DE1AFB3" w14:textId="77777777" w:rsidR="00185FA1" w:rsidRPr="0075427B" w:rsidRDefault="00185FA1" w:rsidP="0079662D">
            <w:pPr>
              <w:rPr>
                <w:rFonts w:asciiTheme="majorBidi" w:hAnsiTheme="majorBidi" w:cstheme="majorBidi"/>
                <w:sz w:val="22"/>
                <w:szCs w:val="22"/>
              </w:rPr>
            </w:pPr>
          </w:p>
        </w:tc>
        <w:tc>
          <w:tcPr>
            <w:tcW w:w="4320" w:type="dxa"/>
          </w:tcPr>
          <w:p w14:paraId="661E4FE6"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system bundles the anomaly score, the offending PID, the process name, and the timestamp into a structured alert JSON object.</w:t>
            </w:r>
          </w:p>
        </w:tc>
      </w:tr>
      <w:tr w:rsidR="00185FA1" w:rsidRPr="0075427B" w14:paraId="6AA40B81" w14:textId="77777777" w:rsidTr="0079662D">
        <w:tc>
          <w:tcPr>
            <w:tcW w:w="1152" w:type="dxa"/>
          </w:tcPr>
          <w:p w14:paraId="043A1CC9"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446EF654" w14:textId="77777777" w:rsidR="00185FA1" w:rsidRPr="0075427B" w:rsidRDefault="00185FA1" w:rsidP="0079662D">
            <w:pPr>
              <w:rPr>
                <w:rFonts w:asciiTheme="majorBidi" w:hAnsiTheme="majorBidi" w:cstheme="majorBidi"/>
                <w:sz w:val="22"/>
                <w:szCs w:val="22"/>
              </w:rPr>
            </w:pPr>
          </w:p>
        </w:tc>
        <w:tc>
          <w:tcPr>
            <w:tcW w:w="4320" w:type="dxa"/>
          </w:tcPr>
          <w:p w14:paraId="6FECCDE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system pushes this object to the event bus, making it available for the dashboard and logging systems.</w:t>
            </w:r>
          </w:p>
        </w:tc>
      </w:tr>
      <w:tr w:rsidR="00185FA1" w:rsidRPr="0075427B" w14:paraId="4C3B7A29" w14:textId="77777777" w:rsidTr="0079662D">
        <w:tc>
          <w:tcPr>
            <w:tcW w:w="4320" w:type="dxa"/>
            <w:gridSpan w:val="3"/>
          </w:tcPr>
          <w:p w14:paraId="325A45FB" w14:textId="77777777" w:rsidR="00185FA1" w:rsidRPr="0075427B" w:rsidRDefault="00185FA1"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185FA1" w:rsidRPr="0075427B" w14:paraId="1A2D2256" w14:textId="77777777" w:rsidTr="0079662D">
        <w:tc>
          <w:tcPr>
            <w:tcW w:w="1152" w:type="dxa"/>
          </w:tcPr>
          <w:p w14:paraId="20CA57C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0D9641D1"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8679E3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185FA1" w:rsidRPr="0075427B" w14:paraId="03344FAE" w14:textId="77777777" w:rsidTr="0079662D">
        <w:tc>
          <w:tcPr>
            <w:tcW w:w="1152" w:type="dxa"/>
          </w:tcPr>
          <w:p w14:paraId="508AF0DE"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D475441"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 process continuously triggers minor threshold breaches every second.</w:t>
            </w:r>
          </w:p>
        </w:tc>
        <w:tc>
          <w:tcPr>
            <w:tcW w:w="4320" w:type="dxa"/>
          </w:tcPr>
          <w:p w14:paraId="34783920"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To prevent alert flooding, the system applies an internal rate-limiter or deduplication filter, aggregating the repeated breaches into a single, comprehensive alert event over a 30-second window.</w:t>
            </w:r>
          </w:p>
        </w:tc>
      </w:tr>
    </w:tbl>
    <w:p w14:paraId="484B14DF" w14:textId="7116AD16" w:rsidR="00185FA1" w:rsidRDefault="00185FA1" w:rsidP="00185FA1">
      <w:pPr>
        <w:pStyle w:val="Caption"/>
        <w:rPr>
          <w:rFonts w:asciiTheme="majorBidi" w:hAnsiTheme="majorBidi" w:cstheme="majorBidi"/>
          <w:sz w:val="22"/>
          <w:szCs w:val="22"/>
        </w:rPr>
      </w:pPr>
      <w:bookmarkStart w:id="131" w:name="_Toc230180033"/>
      <w:bookmarkStart w:id="132" w:name="_Toc230968098"/>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15</w:t>
      </w:r>
      <w:r w:rsidRPr="0075427B">
        <w:rPr>
          <w:rFonts w:asciiTheme="majorBidi" w:hAnsiTheme="majorBidi" w:cstheme="majorBidi"/>
          <w:sz w:val="22"/>
          <w:szCs w:val="22"/>
        </w:rPr>
        <w:fldChar w:fldCharType="end"/>
      </w:r>
      <w:r w:rsidR="00D74F44">
        <w:rPr>
          <w:rFonts w:asciiTheme="majorBidi" w:hAnsiTheme="majorBidi" w:cstheme="majorBidi"/>
          <w:sz w:val="22"/>
          <w:szCs w:val="22"/>
        </w:rPr>
        <w:t xml:space="preserve">: UC-15 </w:t>
      </w:r>
      <w:r w:rsidR="00C7549D">
        <w:rPr>
          <w:rFonts w:asciiTheme="majorBidi" w:hAnsiTheme="majorBidi" w:cstheme="majorBidi"/>
          <w:sz w:val="22"/>
          <w:szCs w:val="22"/>
        </w:rPr>
        <w:t xml:space="preserve">- </w:t>
      </w:r>
      <w:r w:rsidR="00D74F44" w:rsidRPr="00D74F44">
        <w:rPr>
          <w:rFonts w:asciiTheme="majorBidi" w:hAnsiTheme="majorBidi" w:cstheme="majorBidi"/>
          <w:sz w:val="22"/>
          <w:szCs w:val="22"/>
        </w:rPr>
        <w:t>Threshold-Based Alert Generation</w:t>
      </w:r>
      <w:bookmarkEnd w:id="131"/>
      <w:bookmarkEnd w:id="132"/>
    </w:p>
    <w:p w14:paraId="076B7D7F" w14:textId="77777777" w:rsidR="00D74F44" w:rsidRPr="00D74F44" w:rsidRDefault="00D74F44" w:rsidP="00D74F44">
      <w:pPr>
        <w:rPr>
          <w:lang w:eastAsia="zh-CN" w:bidi="th-TH"/>
        </w:rPr>
      </w:pPr>
    </w:p>
    <w:tbl>
      <w:tblPr>
        <w:tblStyle w:val="TableGrid"/>
        <w:tblW w:w="0" w:type="auto"/>
        <w:tblLook w:val="04A0" w:firstRow="1" w:lastRow="0" w:firstColumn="1" w:lastColumn="0" w:noHBand="0" w:noVBand="1"/>
      </w:tblPr>
      <w:tblGrid>
        <w:gridCol w:w="1182"/>
        <w:gridCol w:w="3894"/>
        <w:gridCol w:w="3943"/>
      </w:tblGrid>
      <w:tr w:rsidR="00185FA1" w:rsidRPr="0075427B" w14:paraId="3A236C90" w14:textId="77777777" w:rsidTr="0079662D">
        <w:tc>
          <w:tcPr>
            <w:tcW w:w="1152" w:type="dxa"/>
          </w:tcPr>
          <w:p w14:paraId="46A4C9D6"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3ADFE365" w14:textId="16352353"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UC-16</w:t>
            </w:r>
          </w:p>
        </w:tc>
      </w:tr>
      <w:tr w:rsidR="00185FA1" w:rsidRPr="0075427B" w14:paraId="117F9A67" w14:textId="77777777" w:rsidTr="0079662D">
        <w:tc>
          <w:tcPr>
            <w:tcW w:w="1152" w:type="dxa"/>
          </w:tcPr>
          <w:p w14:paraId="7C08A61A"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72D932D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To ensure that generated alerts are presented in a visually non-intrusive, user-friendly manner, utilizing color-coded severity indicators (HIGH, MEDIUM) and clear process identification.</w:t>
            </w:r>
          </w:p>
        </w:tc>
      </w:tr>
      <w:tr w:rsidR="00185FA1" w:rsidRPr="0075427B" w14:paraId="448C6C0E" w14:textId="77777777" w:rsidTr="0079662D">
        <w:tc>
          <w:tcPr>
            <w:tcW w:w="1152" w:type="dxa"/>
          </w:tcPr>
          <w:p w14:paraId="67531B7C"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7A525B7B"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185FA1" w:rsidRPr="0075427B" w14:paraId="32B1E2AB" w14:textId="77777777" w:rsidTr="0079662D">
        <w:tc>
          <w:tcPr>
            <w:tcW w:w="1152" w:type="dxa"/>
          </w:tcPr>
          <w:p w14:paraId="5A1A1DFD"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36FD68FF"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An alert payload has been generated by the detection engine.</w:t>
            </w:r>
            <w:r w:rsidRPr="0075427B">
              <w:rPr>
                <w:rFonts w:asciiTheme="majorBidi" w:hAnsiTheme="majorBidi" w:cstheme="majorBidi"/>
                <w:sz w:val="22"/>
                <w:szCs w:val="22"/>
              </w:rPr>
              <w:br/>
              <w:t>The user is currently viewing or has the PySide6 dashboard open in the background.</w:t>
            </w:r>
          </w:p>
        </w:tc>
      </w:tr>
      <w:tr w:rsidR="00185FA1" w:rsidRPr="0075427B" w14:paraId="29DE61A3" w14:textId="77777777" w:rsidTr="0079662D">
        <w:tc>
          <w:tcPr>
            <w:tcW w:w="1152" w:type="dxa"/>
          </w:tcPr>
          <w:p w14:paraId="6D518067"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6AB7D7CA"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user is visually notified of the alert.</w:t>
            </w:r>
            <w:r w:rsidRPr="0075427B">
              <w:rPr>
                <w:rFonts w:asciiTheme="majorBidi" w:hAnsiTheme="majorBidi" w:cstheme="majorBidi"/>
                <w:sz w:val="22"/>
                <w:szCs w:val="22"/>
              </w:rPr>
              <w:br/>
              <w:t>The notification clearly displays the severity and the name of the process that triggered it without disrupting the user's workflow.</w:t>
            </w:r>
          </w:p>
        </w:tc>
      </w:tr>
      <w:tr w:rsidR="00185FA1" w:rsidRPr="0075427B" w14:paraId="6880EB1D" w14:textId="77777777" w:rsidTr="0079662D">
        <w:tc>
          <w:tcPr>
            <w:tcW w:w="4320" w:type="dxa"/>
            <w:gridSpan w:val="3"/>
          </w:tcPr>
          <w:p w14:paraId="53546A5A" w14:textId="77777777" w:rsidR="00185FA1" w:rsidRPr="0075427B" w:rsidRDefault="00185FA1"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185FA1" w:rsidRPr="0075427B" w14:paraId="6214D90E" w14:textId="77777777" w:rsidTr="0079662D">
        <w:tc>
          <w:tcPr>
            <w:tcW w:w="1152" w:type="dxa"/>
          </w:tcPr>
          <w:p w14:paraId="34C8B15F"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12494A5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20B53090"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185FA1" w:rsidRPr="0075427B" w14:paraId="56662872" w14:textId="77777777" w:rsidTr="0079662D">
        <w:tc>
          <w:tcPr>
            <w:tcW w:w="1152" w:type="dxa"/>
          </w:tcPr>
          <w:p w14:paraId="54D7D8A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79EA3ED"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dashboard application receives a new alert via the event bus.</w:t>
            </w:r>
          </w:p>
        </w:tc>
        <w:tc>
          <w:tcPr>
            <w:tcW w:w="4320" w:type="dxa"/>
          </w:tcPr>
          <w:p w14:paraId="1C03BC9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system evaluates the alert severity field. For a 'HIGH' severity (ML high-confidence or Burst Pattern), it assigns a distinct Red color code.</w:t>
            </w:r>
          </w:p>
        </w:tc>
      </w:tr>
      <w:tr w:rsidR="00185FA1" w:rsidRPr="0075427B" w14:paraId="347D58B4" w14:textId="77777777" w:rsidTr="0079662D">
        <w:tc>
          <w:tcPr>
            <w:tcW w:w="1152" w:type="dxa"/>
          </w:tcPr>
          <w:p w14:paraId="282A7D79"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011C5F8E" w14:textId="77777777" w:rsidR="00185FA1" w:rsidRPr="0075427B" w:rsidRDefault="00185FA1" w:rsidP="0079662D">
            <w:pPr>
              <w:rPr>
                <w:rFonts w:asciiTheme="majorBidi" w:hAnsiTheme="majorBidi" w:cstheme="majorBidi"/>
                <w:sz w:val="22"/>
                <w:szCs w:val="22"/>
              </w:rPr>
            </w:pPr>
          </w:p>
        </w:tc>
        <w:tc>
          <w:tcPr>
            <w:tcW w:w="4320" w:type="dxa"/>
          </w:tcPr>
          <w:p w14:paraId="388A80D6"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system renders a sleek, animated notification card within the dashboard's dedicated alert column, prominently displaying the Process Name (e.g., 'Target: /bin/bash') and the Red severity badge.</w:t>
            </w:r>
          </w:p>
        </w:tc>
      </w:tr>
      <w:tr w:rsidR="00185FA1" w:rsidRPr="0075427B" w14:paraId="186A0462" w14:textId="77777777" w:rsidTr="0079662D">
        <w:tc>
          <w:tcPr>
            <w:tcW w:w="1152" w:type="dxa"/>
          </w:tcPr>
          <w:p w14:paraId="47C0B0DB"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464D95A1"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Actor glances at the dashboard.</w:t>
            </w:r>
          </w:p>
        </w:tc>
        <w:tc>
          <w:tcPr>
            <w:tcW w:w="4320" w:type="dxa"/>
          </w:tcPr>
          <w:p w14:paraId="297213B0"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interface remains stable, allowing the user to read the alert without having to dismiss intrusive pop-up dialogs.</w:t>
            </w:r>
          </w:p>
        </w:tc>
      </w:tr>
      <w:tr w:rsidR="00185FA1" w:rsidRPr="0075427B" w14:paraId="70956F8E" w14:textId="77777777" w:rsidTr="0079662D">
        <w:tc>
          <w:tcPr>
            <w:tcW w:w="4320" w:type="dxa"/>
            <w:gridSpan w:val="3"/>
          </w:tcPr>
          <w:p w14:paraId="3636D4FB" w14:textId="77777777" w:rsidR="00185FA1" w:rsidRPr="0075427B" w:rsidRDefault="00185FA1"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185FA1" w:rsidRPr="0075427B" w14:paraId="1AC2DB08" w14:textId="77777777" w:rsidTr="0079662D">
        <w:tc>
          <w:tcPr>
            <w:tcW w:w="1152" w:type="dxa"/>
          </w:tcPr>
          <w:p w14:paraId="2FE59AA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166A496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068E439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185FA1" w:rsidRPr="0075427B" w14:paraId="467F9C49" w14:textId="77777777" w:rsidTr="0079662D">
        <w:tc>
          <w:tcPr>
            <w:tcW w:w="1152" w:type="dxa"/>
          </w:tcPr>
          <w:p w14:paraId="40599514"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47B8EB9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system generates a 'MEDIUM' severity alert (Unknown Process).</w:t>
            </w:r>
          </w:p>
        </w:tc>
        <w:tc>
          <w:tcPr>
            <w:tcW w:w="4320" w:type="dxa"/>
          </w:tcPr>
          <w:p w14:paraId="1C320892" w14:textId="77777777" w:rsidR="00185FA1" w:rsidRPr="0075427B" w:rsidRDefault="00185FA1" w:rsidP="0079662D">
            <w:pPr>
              <w:rPr>
                <w:rFonts w:asciiTheme="majorBidi" w:hAnsiTheme="majorBidi" w:cstheme="majorBidi"/>
                <w:sz w:val="22"/>
                <w:szCs w:val="22"/>
              </w:rPr>
            </w:pPr>
            <w:r w:rsidRPr="0075427B">
              <w:rPr>
                <w:rFonts w:asciiTheme="majorBidi" w:hAnsiTheme="majorBidi" w:cstheme="majorBidi"/>
                <w:sz w:val="22"/>
                <w:szCs w:val="22"/>
              </w:rPr>
              <w:t>The dashboard assigns a Yellow/Orange color code. If the dashboard is minimized, it updates the system tray icon with a subtle yellow indicator, respecting the user's focus.</w:t>
            </w:r>
          </w:p>
        </w:tc>
      </w:tr>
    </w:tbl>
    <w:p w14:paraId="685725E6" w14:textId="3D1F8FFC" w:rsidR="00185FA1" w:rsidRPr="0075427B" w:rsidRDefault="002E1943" w:rsidP="002E1943">
      <w:pPr>
        <w:pStyle w:val="Caption"/>
        <w:rPr>
          <w:rFonts w:asciiTheme="majorBidi" w:hAnsiTheme="majorBidi" w:cstheme="majorBidi"/>
          <w:sz w:val="22"/>
          <w:szCs w:val="22"/>
        </w:rPr>
      </w:pPr>
      <w:bookmarkStart w:id="133" w:name="_Toc230180034"/>
      <w:bookmarkStart w:id="134" w:name="_Toc230968099"/>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16</w:t>
      </w:r>
      <w:r w:rsidRPr="0075427B">
        <w:rPr>
          <w:rFonts w:asciiTheme="majorBidi" w:hAnsiTheme="majorBidi" w:cstheme="majorBidi"/>
          <w:sz w:val="22"/>
          <w:szCs w:val="22"/>
        </w:rPr>
        <w:fldChar w:fldCharType="end"/>
      </w:r>
      <w:r w:rsidR="00DC31D6">
        <w:rPr>
          <w:rFonts w:asciiTheme="majorBidi" w:hAnsiTheme="majorBidi" w:cstheme="majorBidi"/>
          <w:sz w:val="22"/>
          <w:szCs w:val="22"/>
        </w:rPr>
        <w:t xml:space="preserve">: UC-16 </w:t>
      </w:r>
      <w:r w:rsidR="00C7549D">
        <w:rPr>
          <w:rFonts w:asciiTheme="majorBidi" w:hAnsiTheme="majorBidi" w:cstheme="majorBidi"/>
          <w:sz w:val="22"/>
          <w:szCs w:val="22"/>
        </w:rPr>
        <w:t xml:space="preserve">- </w:t>
      </w:r>
      <w:r w:rsidR="00DC31D6" w:rsidRPr="00DC31D6">
        <w:rPr>
          <w:rFonts w:asciiTheme="majorBidi" w:hAnsiTheme="majorBidi" w:cstheme="majorBidi"/>
          <w:sz w:val="22"/>
          <w:szCs w:val="22"/>
        </w:rPr>
        <w:t>Severity-Coded Alert Presentation</w:t>
      </w:r>
      <w:bookmarkEnd w:id="133"/>
      <w:bookmarkEnd w:id="134"/>
    </w:p>
    <w:tbl>
      <w:tblPr>
        <w:tblStyle w:val="TableGrid"/>
        <w:tblW w:w="0" w:type="auto"/>
        <w:tblLook w:val="04A0" w:firstRow="1" w:lastRow="0" w:firstColumn="1" w:lastColumn="0" w:noHBand="0" w:noVBand="1"/>
      </w:tblPr>
      <w:tblGrid>
        <w:gridCol w:w="1182"/>
        <w:gridCol w:w="3905"/>
        <w:gridCol w:w="3932"/>
      </w:tblGrid>
      <w:tr w:rsidR="002E1943" w:rsidRPr="0075427B" w14:paraId="5B200140" w14:textId="77777777" w:rsidTr="0079662D">
        <w:tc>
          <w:tcPr>
            <w:tcW w:w="1152" w:type="dxa"/>
          </w:tcPr>
          <w:p w14:paraId="7C95E9F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1E3E67C7" w14:textId="718BA32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UC-17</w:t>
            </w:r>
          </w:p>
        </w:tc>
      </w:tr>
      <w:tr w:rsidR="002E1943" w:rsidRPr="0075427B" w14:paraId="15DAC422" w14:textId="77777777" w:rsidTr="0079662D">
        <w:tc>
          <w:tcPr>
            <w:tcW w:w="1152" w:type="dxa"/>
          </w:tcPr>
          <w:p w14:paraId="75DCEAC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lastRenderedPageBreak/>
              <w:t>Purpose</w:t>
            </w:r>
          </w:p>
        </w:tc>
        <w:tc>
          <w:tcPr>
            <w:tcW w:w="4320" w:type="dxa"/>
            <w:gridSpan w:val="2"/>
          </w:tcPr>
          <w:p w14:paraId="3728087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To provide the user with deep contextual information explaining the precise reasoning behind a detected anomaly, fostering transparency and trust in the system.</w:t>
            </w:r>
          </w:p>
        </w:tc>
      </w:tr>
      <w:tr w:rsidR="002E1943" w:rsidRPr="0075427B" w14:paraId="610C0DAA" w14:textId="77777777" w:rsidTr="0079662D">
        <w:tc>
          <w:tcPr>
            <w:tcW w:w="1152" w:type="dxa"/>
          </w:tcPr>
          <w:p w14:paraId="04A3179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7FCC70B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2E1943" w:rsidRPr="0075427B" w14:paraId="15682965" w14:textId="77777777" w:rsidTr="0079662D">
        <w:tc>
          <w:tcPr>
            <w:tcW w:w="1152" w:type="dxa"/>
          </w:tcPr>
          <w:p w14:paraId="26752B2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7805E67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An alert has been displayed on the dashboard.</w:t>
            </w:r>
            <w:r w:rsidRPr="0075427B">
              <w:rPr>
                <w:rFonts w:asciiTheme="majorBidi" w:hAnsiTheme="majorBidi" w:cstheme="majorBidi"/>
                <w:sz w:val="22"/>
                <w:szCs w:val="22"/>
              </w:rPr>
              <w:br/>
              <w:t>The user interacts with the alert UI element (e.g., clicks 'View Details').</w:t>
            </w:r>
          </w:p>
        </w:tc>
      </w:tr>
      <w:tr w:rsidR="002E1943" w:rsidRPr="0075427B" w14:paraId="2738065F" w14:textId="77777777" w:rsidTr="0079662D">
        <w:tc>
          <w:tcPr>
            <w:tcW w:w="1152" w:type="dxa"/>
          </w:tcPr>
          <w:p w14:paraId="5808D56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65EF450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An expanded view reveals the comprehensive data supporting the alert.</w:t>
            </w:r>
            <w:r w:rsidRPr="0075427B">
              <w:rPr>
                <w:rFonts w:asciiTheme="majorBidi" w:hAnsiTheme="majorBidi" w:cstheme="majorBidi"/>
                <w:sz w:val="22"/>
                <w:szCs w:val="22"/>
              </w:rPr>
              <w:br/>
              <w:t>Metrics, thresholds, and mechanisms are explicitly detailed.</w:t>
            </w:r>
          </w:p>
        </w:tc>
      </w:tr>
      <w:tr w:rsidR="002E1943" w:rsidRPr="0075427B" w14:paraId="1589DCF4" w14:textId="77777777" w:rsidTr="0079662D">
        <w:tc>
          <w:tcPr>
            <w:tcW w:w="4320" w:type="dxa"/>
            <w:gridSpan w:val="3"/>
          </w:tcPr>
          <w:p w14:paraId="2B592269"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2E1943" w:rsidRPr="0075427B" w14:paraId="3F69EFB5" w14:textId="77777777" w:rsidTr="0079662D">
        <w:tc>
          <w:tcPr>
            <w:tcW w:w="1152" w:type="dxa"/>
          </w:tcPr>
          <w:p w14:paraId="64EE4911"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2475F58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C58380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22B75143" w14:textId="77777777" w:rsidTr="0079662D">
        <w:tc>
          <w:tcPr>
            <w:tcW w:w="1152" w:type="dxa"/>
          </w:tcPr>
          <w:p w14:paraId="5E1DCF1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389D90A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clicks on a 'HIGH Severity' alert card in the dashboard.</w:t>
            </w:r>
          </w:p>
        </w:tc>
        <w:tc>
          <w:tcPr>
            <w:tcW w:w="4320" w:type="dxa"/>
          </w:tcPr>
          <w:p w14:paraId="0FC20E9D"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expands the card or opens a modal dialog panel.</w:t>
            </w:r>
          </w:p>
        </w:tc>
      </w:tr>
      <w:tr w:rsidR="002E1943" w:rsidRPr="0075427B" w14:paraId="158D0836" w14:textId="77777777" w:rsidTr="0079662D">
        <w:tc>
          <w:tcPr>
            <w:tcW w:w="1152" w:type="dxa"/>
          </w:tcPr>
          <w:p w14:paraId="6DB541F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5DB09DA2" w14:textId="77777777" w:rsidR="002E1943" w:rsidRPr="0075427B" w:rsidRDefault="002E1943" w:rsidP="0079662D">
            <w:pPr>
              <w:rPr>
                <w:rFonts w:asciiTheme="majorBidi" w:hAnsiTheme="majorBidi" w:cstheme="majorBidi"/>
                <w:sz w:val="22"/>
                <w:szCs w:val="22"/>
              </w:rPr>
            </w:pPr>
          </w:p>
        </w:tc>
        <w:tc>
          <w:tcPr>
            <w:tcW w:w="4320" w:type="dxa"/>
          </w:tcPr>
          <w:p w14:paraId="5B9C484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populates the panel with detailed context: The exact ML anomaly score (e.g., 92/100), the Confidence Level (98%), and the Specific Triggering Mechanism (e.g., 'Rapid Typing Heuristic').</w:t>
            </w:r>
          </w:p>
        </w:tc>
      </w:tr>
      <w:tr w:rsidR="002E1943" w:rsidRPr="0075427B" w14:paraId="05D52BB3" w14:textId="77777777" w:rsidTr="0079662D">
        <w:tc>
          <w:tcPr>
            <w:tcW w:w="1152" w:type="dxa"/>
          </w:tcPr>
          <w:p w14:paraId="5E80B93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0B4F26C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reviews the metrics.</w:t>
            </w:r>
          </w:p>
        </w:tc>
        <w:tc>
          <w:tcPr>
            <w:tcW w:w="4320" w:type="dxa"/>
          </w:tcPr>
          <w:p w14:paraId="768FCDC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displays the measured metrics (e.g., 'Measured EPS: 15.2') alongside the defined threshold values (e.g., 'Threshold: 8.0'), proving why the alert was fired.</w:t>
            </w:r>
          </w:p>
        </w:tc>
      </w:tr>
      <w:tr w:rsidR="002E1943" w:rsidRPr="0075427B" w14:paraId="611E904B" w14:textId="77777777" w:rsidTr="0079662D">
        <w:tc>
          <w:tcPr>
            <w:tcW w:w="4320" w:type="dxa"/>
            <w:gridSpan w:val="3"/>
          </w:tcPr>
          <w:p w14:paraId="5DFA29B3"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2E1943" w:rsidRPr="0075427B" w14:paraId="26880C31" w14:textId="77777777" w:rsidTr="0079662D">
        <w:tc>
          <w:tcPr>
            <w:tcW w:w="1152" w:type="dxa"/>
          </w:tcPr>
          <w:p w14:paraId="6C92660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7614A7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7A72F0AD"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6C7F97B1" w14:textId="77777777" w:rsidTr="0079662D">
        <w:tc>
          <w:tcPr>
            <w:tcW w:w="1152" w:type="dxa"/>
          </w:tcPr>
          <w:p w14:paraId="4C488AA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15FBA36D"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attempts to view details for an older alert where the highly detailed metrics have been rotated out of cache.</w:t>
            </w:r>
          </w:p>
        </w:tc>
        <w:tc>
          <w:tcPr>
            <w:tcW w:w="4320" w:type="dxa"/>
          </w:tcPr>
          <w:p w14:paraId="71B94B0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displays a streamlined view containing the core classification and score, while appending a note stating 'Detailed telemetry metrics no longer available for this historical event.'</w:t>
            </w:r>
          </w:p>
        </w:tc>
      </w:tr>
    </w:tbl>
    <w:p w14:paraId="15AF4A70" w14:textId="65D09757" w:rsidR="002E1943" w:rsidRPr="0075427B" w:rsidRDefault="002E1943" w:rsidP="002E1943">
      <w:pPr>
        <w:pStyle w:val="Caption"/>
        <w:rPr>
          <w:rFonts w:asciiTheme="majorBidi" w:hAnsiTheme="majorBidi" w:cstheme="majorBidi"/>
          <w:sz w:val="22"/>
          <w:szCs w:val="22"/>
        </w:rPr>
      </w:pPr>
      <w:bookmarkStart w:id="135" w:name="_Toc230180035"/>
      <w:bookmarkStart w:id="136" w:name="_Toc230968100"/>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17</w:t>
      </w:r>
      <w:r w:rsidRPr="0075427B">
        <w:rPr>
          <w:rFonts w:asciiTheme="majorBidi" w:hAnsiTheme="majorBidi" w:cstheme="majorBidi"/>
          <w:sz w:val="22"/>
          <w:szCs w:val="22"/>
        </w:rPr>
        <w:fldChar w:fldCharType="end"/>
      </w:r>
      <w:r w:rsidR="00A324BD">
        <w:rPr>
          <w:rFonts w:asciiTheme="majorBidi" w:hAnsiTheme="majorBidi" w:cstheme="majorBidi"/>
          <w:sz w:val="22"/>
          <w:szCs w:val="22"/>
        </w:rPr>
        <w:t>: UC-17</w:t>
      </w:r>
      <w:r w:rsidR="00C7549D">
        <w:rPr>
          <w:rFonts w:asciiTheme="majorBidi" w:hAnsiTheme="majorBidi" w:cstheme="majorBidi"/>
          <w:sz w:val="22"/>
          <w:szCs w:val="22"/>
        </w:rPr>
        <w:t xml:space="preserve"> -</w:t>
      </w:r>
      <w:r w:rsidR="00A324BD">
        <w:rPr>
          <w:rFonts w:asciiTheme="majorBidi" w:hAnsiTheme="majorBidi" w:cstheme="majorBidi"/>
          <w:sz w:val="22"/>
          <w:szCs w:val="22"/>
        </w:rPr>
        <w:t xml:space="preserve"> </w:t>
      </w:r>
      <w:r w:rsidR="000A4B90" w:rsidRPr="000A4B90">
        <w:rPr>
          <w:rFonts w:asciiTheme="majorBidi" w:hAnsiTheme="majorBidi" w:cstheme="majorBidi"/>
          <w:sz w:val="22"/>
          <w:szCs w:val="22"/>
        </w:rPr>
        <w:t>Contextual Alert Data Display</w:t>
      </w:r>
      <w:bookmarkEnd w:id="135"/>
      <w:bookmarkEnd w:id="136"/>
    </w:p>
    <w:tbl>
      <w:tblPr>
        <w:tblStyle w:val="TableGrid"/>
        <w:tblW w:w="0" w:type="auto"/>
        <w:tblLook w:val="04A0" w:firstRow="1" w:lastRow="0" w:firstColumn="1" w:lastColumn="0" w:noHBand="0" w:noVBand="1"/>
      </w:tblPr>
      <w:tblGrid>
        <w:gridCol w:w="1182"/>
        <w:gridCol w:w="3894"/>
        <w:gridCol w:w="3943"/>
      </w:tblGrid>
      <w:tr w:rsidR="002E1943" w:rsidRPr="0075427B" w14:paraId="7E268057" w14:textId="77777777" w:rsidTr="0079662D">
        <w:tc>
          <w:tcPr>
            <w:tcW w:w="1152" w:type="dxa"/>
          </w:tcPr>
          <w:p w14:paraId="35C2412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784B5C72" w14:textId="3BAB9048"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UC-18</w:t>
            </w:r>
          </w:p>
        </w:tc>
      </w:tr>
      <w:tr w:rsidR="002E1943" w:rsidRPr="0075427B" w14:paraId="43E993E4" w14:textId="77777777" w:rsidTr="0079662D">
        <w:tc>
          <w:tcPr>
            <w:tcW w:w="1152" w:type="dxa"/>
          </w:tcPr>
          <w:p w14:paraId="26167E6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47FCAF9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To provide a highly responsive, native desktop dashboard built on Qt (PySide6) for live monitoring, featuring a specific 2-column layout and a GitHub-inspired dark theme.</w:t>
            </w:r>
          </w:p>
        </w:tc>
      </w:tr>
      <w:tr w:rsidR="002E1943" w:rsidRPr="0075427B" w14:paraId="7108AB3B" w14:textId="77777777" w:rsidTr="0079662D">
        <w:tc>
          <w:tcPr>
            <w:tcW w:w="1152" w:type="dxa"/>
          </w:tcPr>
          <w:p w14:paraId="72DB6FB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675989C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2E1943" w:rsidRPr="0075427B" w14:paraId="34621314" w14:textId="77777777" w:rsidTr="0079662D">
        <w:tc>
          <w:tcPr>
            <w:tcW w:w="1152" w:type="dxa"/>
          </w:tcPr>
          <w:p w14:paraId="749DD8E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6696706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administrator or user has installed the PySide6 dependencies.</w:t>
            </w:r>
            <w:r w:rsidRPr="0075427B">
              <w:rPr>
                <w:rFonts w:asciiTheme="majorBidi" w:hAnsiTheme="majorBidi" w:cstheme="majorBidi"/>
                <w:sz w:val="22"/>
                <w:szCs w:val="22"/>
              </w:rPr>
              <w:br/>
              <w:t>The user executes the dashboard launch command.</w:t>
            </w:r>
          </w:p>
        </w:tc>
      </w:tr>
      <w:tr w:rsidR="002E1943" w:rsidRPr="0075427B" w14:paraId="247B3AFE" w14:textId="77777777" w:rsidTr="0079662D">
        <w:tc>
          <w:tcPr>
            <w:tcW w:w="1152" w:type="dxa"/>
          </w:tcPr>
          <w:p w14:paraId="3182B7F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7ED74B9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native application window renders successfully.</w:t>
            </w:r>
            <w:r w:rsidRPr="0075427B">
              <w:rPr>
                <w:rFonts w:asciiTheme="majorBidi" w:hAnsiTheme="majorBidi" w:cstheme="majorBidi"/>
                <w:sz w:val="22"/>
                <w:szCs w:val="22"/>
              </w:rPr>
              <w:br/>
              <w:t>The UI adheres strictly to the defined aesthetic and structural constraints.</w:t>
            </w:r>
          </w:p>
        </w:tc>
      </w:tr>
      <w:tr w:rsidR="002E1943" w:rsidRPr="0075427B" w14:paraId="6DC24E85" w14:textId="77777777" w:rsidTr="0079662D">
        <w:tc>
          <w:tcPr>
            <w:tcW w:w="4320" w:type="dxa"/>
            <w:gridSpan w:val="3"/>
          </w:tcPr>
          <w:p w14:paraId="2692EE07"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2E1943" w:rsidRPr="0075427B" w14:paraId="0077EF56" w14:textId="77777777" w:rsidTr="0079662D">
        <w:tc>
          <w:tcPr>
            <w:tcW w:w="1152" w:type="dxa"/>
          </w:tcPr>
          <w:p w14:paraId="524B253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27DEEA2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2DC883E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50F779CC" w14:textId="77777777" w:rsidTr="0079662D">
        <w:tc>
          <w:tcPr>
            <w:tcW w:w="1152" w:type="dxa"/>
          </w:tcPr>
          <w:p w14:paraId="14256A3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A69A89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double-clicks the dashboard executable icon.</w:t>
            </w:r>
          </w:p>
        </w:tc>
        <w:tc>
          <w:tcPr>
            <w:tcW w:w="4320" w:type="dxa"/>
          </w:tcPr>
          <w:p w14:paraId="4276571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OS launches the Python runtime and initializes the PySide6 application loop.</w:t>
            </w:r>
          </w:p>
        </w:tc>
      </w:tr>
      <w:tr w:rsidR="002E1943" w:rsidRPr="0075427B" w14:paraId="5AB0E5C8" w14:textId="77777777" w:rsidTr="0079662D">
        <w:tc>
          <w:tcPr>
            <w:tcW w:w="1152" w:type="dxa"/>
          </w:tcPr>
          <w:p w14:paraId="410877A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7CE314C3" w14:textId="77777777" w:rsidR="002E1943" w:rsidRPr="0075427B" w:rsidRDefault="002E1943" w:rsidP="0079662D">
            <w:pPr>
              <w:rPr>
                <w:rFonts w:asciiTheme="majorBidi" w:hAnsiTheme="majorBidi" w:cstheme="majorBidi"/>
                <w:sz w:val="22"/>
                <w:szCs w:val="22"/>
              </w:rPr>
            </w:pPr>
          </w:p>
        </w:tc>
        <w:tc>
          <w:tcPr>
            <w:tcW w:w="4320" w:type="dxa"/>
          </w:tcPr>
          <w:p w14:paraId="2EA0678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constructs the main window, applying the custom GitHub-dark stylesheet (dark grays, muted blues, specific font families).</w:t>
            </w:r>
          </w:p>
        </w:tc>
      </w:tr>
      <w:tr w:rsidR="002E1943" w:rsidRPr="0075427B" w14:paraId="0198CA0C" w14:textId="77777777" w:rsidTr="0079662D">
        <w:tc>
          <w:tcPr>
            <w:tcW w:w="1152" w:type="dxa"/>
          </w:tcPr>
          <w:p w14:paraId="4F6C22E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02835AA0" w14:textId="77777777" w:rsidR="002E1943" w:rsidRPr="0075427B" w:rsidRDefault="002E1943" w:rsidP="0079662D">
            <w:pPr>
              <w:rPr>
                <w:rFonts w:asciiTheme="majorBidi" w:hAnsiTheme="majorBidi" w:cstheme="majorBidi"/>
                <w:sz w:val="22"/>
                <w:szCs w:val="22"/>
              </w:rPr>
            </w:pPr>
          </w:p>
        </w:tc>
        <w:tc>
          <w:tcPr>
            <w:tcW w:w="4320" w:type="dxa"/>
          </w:tcPr>
          <w:p w14:paraId="04385EC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UI layout manager divides the screen into a distinct 2-column grid (e.g., Metrics/Charts on the left, Alerts/Status on the right) and renders the components.</w:t>
            </w:r>
          </w:p>
        </w:tc>
      </w:tr>
      <w:tr w:rsidR="002E1943" w:rsidRPr="0075427B" w14:paraId="591013B1" w14:textId="77777777" w:rsidTr="0079662D">
        <w:tc>
          <w:tcPr>
            <w:tcW w:w="4320" w:type="dxa"/>
            <w:gridSpan w:val="3"/>
          </w:tcPr>
          <w:p w14:paraId="5D8BD8FC"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2E1943" w:rsidRPr="0075427B" w14:paraId="47FF09D9" w14:textId="77777777" w:rsidTr="0079662D">
        <w:tc>
          <w:tcPr>
            <w:tcW w:w="1152" w:type="dxa"/>
          </w:tcPr>
          <w:p w14:paraId="58D04B0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9DB7B0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040B7E7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7E293F5B" w14:textId="77777777" w:rsidTr="0079662D">
        <w:tc>
          <w:tcPr>
            <w:tcW w:w="1152" w:type="dxa"/>
          </w:tcPr>
          <w:p w14:paraId="1E299E4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lastRenderedPageBreak/>
              <w:t>1</w:t>
            </w:r>
          </w:p>
        </w:tc>
        <w:tc>
          <w:tcPr>
            <w:tcW w:w="4320" w:type="dxa"/>
          </w:tcPr>
          <w:p w14:paraId="3DA9D87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launches the dashboard on a system with a very low resolution or unusual aspect ratio.</w:t>
            </w:r>
          </w:p>
        </w:tc>
        <w:tc>
          <w:tcPr>
            <w:tcW w:w="4320" w:type="dxa"/>
          </w:tcPr>
          <w:p w14:paraId="37E242C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PySide6 layout engine dynamically scales the 2-column layout, introducing scrollbars if necessary, ensuring that all metrics and alerts remain accessible and visually coherent without breaking the dark theme.</w:t>
            </w:r>
          </w:p>
        </w:tc>
      </w:tr>
    </w:tbl>
    <w:p w14:paraId="4469C308" w14:textId="4EEA7AF6" w:rsidR="002E1943" w:rsidRDefault="002E1943" w:rsidP="002E1943">
      <w:pPr>
        <w:pStyle w:val="Caption"/>
        <w:rPr>
          <w:rFonts w:asciiTheme="majorBidi" w:hAnsiTheme="majorBidi" w:cstheme="majorBidi"/>
          <w:sz w:val="22"/>
          <w:szCs w:val="22"/>
        </w:rPr>
      </w:pPr>
      <w:bookmarkStart w:id="137" w:name="_Toc230180036"/>
      <w:bookmarkStart w:id="138" w:name="_Toc230968101"/>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18</w:t>
      </w:r>
      <w:r w:rsidRPr="0075427B">
        <w:rPr>
          <w:rFonts w:asciiTheme="majorBidi" w:hAnsiTheme="majorBidi" w:cstheme="majorBidi"/>
          <w:sz w:val="22"/>
          <w:szCs w:val="22"/>
        </w:rPr>
        <w:fldChar w:fldCharType="end"/>
      </w:r>
      <w:r w:rsidR="000A4B90">
        <w:rPr>
          <w:rFonts w:asciiTheme="majorBidi" w:hAnsiTheme="majorBidi" w:cstheme="majorBidi"/>
          <w:sz w:val="22"/>
          <w:szCs w:val="22"/>
        </w:rPr>
        <w:t xml:space="preserve">: UC-18 </w:t>
      </w:r>
      <w:r w:rsidR="00C7549D">
        <w:rPr>
          <w:rFonts w:asciiTheme="majorBidi" w:hAnsiTheme="majorBidi" w:cstheme="majorBidi"/>
          <w:sz w:val="22"/>
          <w:szCs w:val="22"/>
        </w:rPr>
        <w:t xml:space="preserve">- </w:t>
      </w:r>
      <w:r w:rsidR="00D11E6A" w:rsidRPr="00D11E6A">
        <w:rPr>
          <w:rFonts w:asciiTheme="majorBidi" w:hAnsiTheme="majorBidi" w:cstheme="majorBidi"/>
          <w:sz w:val="22"/>
          <w:szCs w:val="22"/>
        </w:rPr>
        <w:t>Native Qt Dashboard Rendering</w:t>
      </w:r>
      <w:bookmarkEnd w:id="137"/>
      <w:bookmarkEnd w:id="138"/>
    </w:p>
    <w:p w14:paraId="407996B8" w14:textId="77777777" w:rsidR="005540A6" w:rsidRPr="005540A6" w:rsidRDefault="005540A6" w:rsidP="005540A6">
      <w:pPr>
        <w:rPr>
          <w:lang w:eastAsia="zh-CN" w:bidi="th-TH"/>
        </w:rPr>
      </w:pPr>
    </w:p>
    <w:tbl>
      <w:tblPr>
        <w:tblStyle w:val="TableGrid"/>
        <w:tblW w:w="0" w:type="auto"/>
        <w:tblLook w:val="04A0" w:firstRow="1" w:lastRow="0" w:firstColumn="1" w:lastColumn="0" w:noHBand="0" w:noVBand="1"/>
      </w:tblPr>
      <w:tblGrid>
        <w:gridCol w:w="1183"/>
        <w:gridCol w:w="3918"/>
        <w:gridCol w:w="3918"/>
      </w:tblGrid>
      <w:tr w:rsidR="002E1943" w:rsidRPr="0075427B" w14:paraId="05F956F5" w14:textId="77777777" w:rsidTr="0079662D">
        <w:tc>
          <w:tcPr>
            <w:tcW w:w="1152" w:type="dxa"/>
          </w:tcPr>
          <w:p w14:paraId="7EC3E38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3BFD7835" w14:textId="4059FBD6"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UC-19</w:t>
            </w:r>
          </w:p>
        </w:tc>
      </w:tr>
      <w:tr w:rsidR="002E1943" w:rsidRPr="0075427B" w14:paraId="7FF42A38" w14:textId="77777777" w:rsidTr="0079662D">
        <w:tc>
          <w:tcPr>
            <w:tcW w:w="1152" w:type="dxa"/>
          </w:tcPr>
          <w:p w14:paraId="4989B65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4325106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To guarantee that the dashboard displays completely real-time behavioral metrics (event rates, per-process stats) and detection results by forcing UI updates every 500 milliseconds.</w:t>
            </w:r>
          </w:p>
        </w:tc>
      </w:tr>
      <w:tr w:rsidR="002E1943" w:rsidRPr="0075427B" w14:paraId="1A0A7C71" w14:textId="77777777" w:rsidTr="0079662D">
        <w:tc>
          <w:tcPr>
            <w:tcW w:w="1152" w:type="dxa"/>
          </w:tcPr>
          <w:p w14:paraId="5504938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2B9BFB7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2E1943" w:rsidRPr="0075427B" w14:paraId="6D4B69BF" w14:textId="77777777" w:rsidTr="0079662D">
        <w:tc>
          <w:tcPr>
            <w:tcW w:w="1152" w:type="dxa"/>
          </w:tcPr>
          <w:p w14:paraId="1F54B2B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0F593B7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dashboard is fully rendered and active.</w:t>
            </w:r>
            <w:r w:rsidRPr="0075427B">
              <w:rPr>
                <w:rFonts w:asciiTheme="majorBidi" w:hAnsiTheme="majorBidi" w:cstheme="majorBidi"/>
                <w:sz w:val="22"/>
                <w:szCs w:val="22"/>
              </w:rPr>
              <w:br/>
              <w:t>The background daemon is actively processing telemetry and broadcasting metrics.</w:t>
            </w:r>
          </w:p>
        </w:tc>
      </w:tr>
      <w:tr w:rsidR="002E1943" w:rsidRPr="0075427B" w14:paraId="4C0D4EBF" w14:textId="77777777" w:rsidTr="0079662D">
        <w:tc>
          <w:tcPr>
            <w:tcW w:w="1152" w:type="dxa"/>
          </w:tcPr>
          <w:p w14:paraId="0124A79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763E389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UI elements reflect the absolute latest state of the system twice every second.</w:t>
            </w:r>
            <w:r w:rsidRPr="0075427B">
              <w:rPr>
                <w:rFonts w:asciiTheme="majorBidi" w:hAnsiTheme="majorBidi" w:cstheme="majorBidi"/>
                <w:sz w:val="22"/>
                <w:szCs w:val="22"/>
              </w:rPr>
              <w:br/>
              <w:t>Data is never stale.</w:t>
            </w:r>
          </w:p>
        </w:tc>
      </w:tr>
      <w:tr w:rsidR="002E1943" w:rsidRPr="0075427B" w14:paraId="5D66A742" w14:textId="77777777" w:rsidTr="0079662D">
        <w:tc>
          <w:tcPr>
            <w:tcW w:w="4320" w:type="dxa"/>
            <w:gridSpan w:val="3"/>
          </w:tcPr>
          <w:p w14:paraId="3592D79E"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2E1943" w:rsidRPr="0075427B" w14:paraId="069DAB3A" w14:textId="77777777" w:rsidTr="0079662D">
        <w:tc>
          <w:tcPr>
            <w:tcW w:w="1152" w:type="dxa"/>
          </w:tcPr>
          <w:p w14:paraId="462B672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0A21AE7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492E0C6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6EFF693D" w14:textId="77777777" w:rsidTr="0079662D">
        <w:tc>
          <w:tcPr>
            <w:tcW w:w="1152" w:type="dxa"/>
          </w:tcPr>
          <w:p w14:paraId="69BE763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4AC9BA8D"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actively monitors the dashboard while another user types.</w:t>
            </w:r>
          </w:p>
        </w:tc>
        <w:tc>
          <w:tcPr>
            <w:tcW w:w="4320" w:type="dxa"/>
          </w:tcPr>
          <w:p w14:paraId="3806914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An internal PySide QTimer triggers exactly every 500ms.</w:t>
            </w:r>
          </w:p>
        </w:tc>
      </w:tr>
      <w:tr w:rsidR="002E1943" w:rsidRPr="0075427B" w14:paraId="40895978" w14:textId="77777777" w:rsidTr="0079662D">
        <w:tc>
          <w:tcPr>
            <w:tcW w:w="1152" w:type="dxa"/>
          </w:tcPr>
          <w:p w14:paraId="5775485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49640858" w14:textId="77777777" w:rsidR="002E1943" w:rsidRPr="0075427B" w:rsidRDefault="002E1943" w:rsidP="0079662D">
            <w:pPr>
              <w:rPr>
                <w:rFonts w:asciiTheme="majorBidi" w:hAnsiTheme="majorBidi" w:cstheme="majorBidi"/>
                <w:sz w:val="22"/>
                <w:szCs w:val="22"/>
              </w:rPr>
            </w:pPr>
          </w:p>
        </w:tc>
        <w:tc>
          <w:tcPr>
            <w:tcW w:w="4320" w:type="dxa"/>
          </w:tcPr>
          <w:p w14:paraId="1DA0E54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fetches the latest aggregated metric payloads from the daemon's shared memory or API endpoint.</w:t>
            </w:r>
          </w:p>
        </w:tc>
      </w:tr>
      <w:tr w:rsidR="002E1943" w:rsidRPr="0075427B" w14:paraId="2BEF1024" w14:textId="77777777" w:rsidTr="0079662D">
        <w:tc>
          <w:tcPr>
            <w:tcW w:w="1152" w:type="dxa"/>
          </w:tcPr>
          <w:p w14:paraId="703A27A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02105AC9" w14:textId="77777777" w:rsidR="002E1943" w:rsidRPr="0075427B" w:rsidRDefault="002E1943" w:rsidP="0079662D">
            <w:pPr>
              <w:rPr>
                <w:rFonts w:asciiTheme="majorBidi" w:hAnsiTheme="majorBidi" w:cstheme="majorBidi"/>
                <w:sz w:val="22"/>
                <w:szCs w:val="22"/>
              </w:rPr>
            </w:pPr>
          </w:p>
        </w:tc>
        <w:tc>
          <w:tcPr>
            <w:tcW w:w="4320" w:type="dxa"/>
          </w:tcPr>
          <w:p w14:paraId="4877832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instantly repaints the event rate numerical counters and the top-process statistics tables with the fresh data, providing a 'live' feeling to the user.</w:t>
            </w:r>
          </w:p>
        </w:tc>
      </w:tr>
      <w:tr w:rsidR="002E1943" w:rsidRPr="0075427B" w14:paraId="10C7DEBB" w14:textId="77777777" w:rsidTr="0079662D">
        <w:tc>
          <w:tcPr>
            <w:tcW w:w="4320" w:type="dxa"/>
            <w:gridSpan w:val="3"/>
          </w:tcPr>
          <w:p w14:paraId="0D4AFC90"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2E1943" w:rsidRPr="0075427B" w14:paraId="4FA9507C" w14:textId="77777777" w:rsidTr="0079662D">
        <w:tc>
          <w:tcPr>
            <w:tcW w:w="1152" w:type="dxa"/>
          </w:tcPr>
          <w:p w14:paraId="5EB86B2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3F45C8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08DEC2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129E74F3" w14:textId="77777777" w:rsidTr="0079662D">
        <w:tc>
          <w:tcPr>
            <w:tcW w:w="1152" w:type="dxa"/>
          </w:tcPr>
          <w:p w14:paraId="2D81875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5D326D8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background daemon experiences a temporary lag spike and fails to provide new data for 2 seconds.</w:t>
            </w:r>
          </w:p>
        </w:tc>
        <w:tc>
          <w:tcPr>
            <w:tcW w:w="4320" w:type="dxa"/>
          </w:tcPr>
          <w:p w14:paraId="72A081B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500ms QTimer continues to fire, but the system, recognizing the lack of fresh data, temporarily freezes the visual counters and displays a tiny, subtle 'Syncing...' indicator rather than crashing or showing zero values.</w:t>
            </w:r>
          </w:p>
        </w:tc>
      </w:tr>
    </w:tbl>
    <w:p w14:paraId="12B7C8D0" w14:textId="28A85911" w:rsidR="002E1943" w:rsidRPr="0075427B" w:rsidRDefault="002E1943" w:rsidP="002E1943">
      <w:pPr>
        <w:pStyle w:val="Caption"/>
        <w:rPr>
          <w:rFonts w:asciiTheme="majorBidi" w:hAnsiTheme="majorBidi" w:cstheme="majorBidi"/>
          <w:sz w:val="22"/>
          <w:szCs w:val="22"/>
        </w:rPr>
      </w:pPr>
      <w:bookmarkStart w:id="139" w:name="_Toc230180037"/>
      <w:bookmarkStart w:id="140" w:name="_Toc230968102"/>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19</w:t>
      </w:r>
      <w:r w:rsidRPr="0075427B">
        <w:rPr>
          <w:rFonts w:asciiTheme="majorBidi" w:hAnsiTheme="majorBidi" w:cstheme="majorBidi"/>
          <w:sz w:val="22"/>
          <w:szCs w:val="22"/>
        </w:rPr>
        <w:fldChar w:fldCharType="end"/>
      </w:r>
      <w:r w:rsidR="00D11E6A">
        <w:rPr>
          <w:rFonts w:asciiTheme="majorBidi" w:hAnsiTheme="majorBidi" w:cstheme="majorBidi"/>
          <w:sz w:val="22"/>
          <w:szCs w:val="22"/>
        </w:rPr>
        <w:t xml:space="preserve">: UC-19 </w:t>
      </w:r>
      <w:r w:rsidR="00C7549D">
        <w:rPr>
          <w:rFonts w:asciiTheme="majorBidi" w:hAnsiTheme="majorBidi" w:cstheme="majorBidi"/>
          <w:sz w:val="22"/>
          <w:szCs w:val="22"/>
        </w:rPr>
        <w:t xml:space="preserve">- </w:t>
      </w:r>
      <w:r w:rsidR="00D11E6A" w:rsidRPr="00D11E6A">
        <w:rPr>
          <w:rFonts w:asciiTheme="majorBidi" w:hAnsiTheme="majorBidi" w:cstheme="majorBidi"/>
          <w:sz w:val="22"/>
          <w:szCs w:val="22"/>
        </w:rPr>
        <w:t>Real-Time Dashboard Synchronization</w:t>
      </w:r>
      <w:bookmarkEnd w:id="139"/>
      <w:bookmarkEnd w:id="140"/>
    </w:p>
    <w:tbl>
      <w:tblPr>
        <w:tblStyle w:val="TableGrid"/>
        <w:tblW w:w="0" w:type="auto"/>
        <w:tblLook w:val="04A0" w:firstRow="1" w:lastRow="0" w:firstColumn="1" w:lastColumn="0" w:noHBand="0" w:noVBand="1"/>
      </w:tblPr>
      <w:tblGrid>
        <w:gridCol w:w="1182"/>
        <w:gridCol w:w="3908"/>
        <w:gridCol w:w="3929"/>
      </w:tblGrid>
      <w:tr w:rsidR="002E1943" w:rsidRPr="0075427B" w14:paraId="17233F38" w14:textId="77777777" w:rsidTr="0079662D">
        <w:tc>
          <w:tcPr>
            <w:tcW w:w="1152" w:type="dxa"/>
          </w:tcPr>
          <w:p w14:paraId="12B69CD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02ABE2AA" w14:textId="45515B55"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UC-20</w:t>
            </w:r>
          </w:p>
        </w:tc>
      </w:tr>
      <w:tr w:rsidR="002E1943" w:rsidRPr="0075427B" w14:paraId="02857261" w14:textId="77777777" w:rsidTr="0079662D">
        <w:tc>
          <w:tcPr>
            <w:tcW w:w="1152" w:type="dxa"/>
          </w:tcPr>
          <w:p w14:paraId="3E3D084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46749BA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To visually communicate complex data through advanced data visualization techniques, specifically animating event rate trends via 60fps spline charts, process activity via bar charts, and resource history via line charts.</w:t>
            </w:r>
          </w:p>
        </w:tc>
      </w:tr>
      <w:tr w:rsidR="002E1943" w:rsidRPr="0075427B" w14:paraId="6B87C9DC" w14:textId="77777777" w:rsidTr="0079662D">
        <w:tc>
          <w:tcPr>
            <w:tcW w:w="1152" w:type="dxa"/>
          </w:tcPr>
          <w:p w14:paraId="548192A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09E32ED1"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2E1943" w:rsidRPr="0075427B" w14:paraId="40ACB39E" w14:textId="77777777" w:rsidTr="0079662D">
        <w:tc>
          <w:tcPr>
            <w:tcW w:w="1152" w:type="dxa"/>
          </w:tcPr>
          <w:p w14:paraId="5357F721"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70B090B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dashboard is active and receiving regular metric updates.</w:t>
            </w:r>
            <w:r w:rsidRPr="0075427B">
              <w:rPr>
                <w:rFonts w:asciiTheme="majorBidi" w:hAnsiTheme="majorBidi" w:cstheme="majorBidi"/>
                <w:sz w:val="22"/>
                <w:szCs w:val="22"/>
              </w:rPr>
              <w:br/>
              <w:t>Hardware acceleration (if available) is leveraged by the Qt engine.</w:t>
            </w:r>
          </w:p>
        </w:tc>
      </w:tr>
      <w:tr w:rsidR="002E1943" w:rsidRPr="0075427B" w14:paraId="12AD8E45" w14:textId="77777777" w:rsidTr="0079662D">
        <w:tc>
          <w:tcPr>
            <w:tcW w:w="1152" w:type="dxa"/>
          </w:tcPr>
          <w:p w14:paraId="3C73870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3710984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Smooth, continuous animated charts are rendered in the UI.</w:t>
            </w:r>
            <w:r w:rsidRPr="0075427B">
              <w:rPr>
                <w:rFonts w:asciiTheme="majorBidi" w:hAnsiTheme="majorBidi" w:cstheme="majorBidi"/>
                <w:sz w:val="22"/>
                <w:szCs w:val="22"/>
              </w:rPr>
              <w:br/>
              <w:t>Historical trends are easily decipherable at a glance.</w:t>
            </w:r>
          </w:p>
        </w:tc>
      </w:tr>
      <w:tr w:rsidR="002E1943" w:rsidRPr="0075427B" w14:paraId="1AB53614" w14:textId="77777777" w:rsidTr="0079662D">
        <w:tc>
          <w:tcPr>
            <w:tcW w:w="4320" w:type="dxa"/>
            <w:gridSpan w:val="3"/>
          </w:tcPr>
          <w:p w14:paraId="27379754"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2E1943" w:rsidRPr="0075427B" w14:paraId="26198433" w14:textId="77777777" w:rsidTr="0079662D">
        <w:tc>
          <w:tcPr>
            <w:tcW w:w="1152" w:type="dxa"/>
          </w:tcPr>
          <w:p w14:paraId="34E8587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50966D6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5EED2C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62380212" w14:textId="77777777" w:rsidTr="0079662D">
        <w:tc>
          <w:tcPr>
            <w:tcW w:w="1152" w:type="dxa"/>
          </w:tcPr>
          <w:p w14:paraId="3BF152D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3403284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focuses on the 'Event Rate Trends' section of the dashboard.</w:t>
            </w:r>
          </w:p>
        </w:tc>
        <w:tc>
          <w:tcPr>
            <w:tcW w:w="4320" w:type="dxa"/>
          </w:tcPr>
          <w:p w14:paraId="782C9AB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feeds the latest timestamped event counts into a QtCharts Spline series.</w:t>
            </w:r>
          </w:p>
        </w:tc>
      </w:tr>
      <w:tr w:rsidR="002E1943" w:rsidRPr="0075427B" w14:paraId="168E80B2" w14:textId="77777777" w:rsidTr="0079662D">
        <w:tc>
          <w:tcPr>
            <w:tcW w:w="1152" w:type="dxa"/>
          </w:tcPr>
          <w:p w14:paraId="19B4512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lastRenderedPageBreak/>
              <w:t>2</w:t>
            </w:r>
          </w:p>
        </w:tc>
        <w:tc>
          <w:tcPr>
            <w:tcW w:w="4320" w:type="dxa"/>
          </w:tcPr>
          <w:p w14:paraId="359AB64A" w14:textId="77777777" w:rsidR="002E1943" w:rsidRPr="0075427B" w:rsidRDefault="002E1943" w:rsidP="0079662D">
            <w:pPr>
              <w:rPr>
                <w:rFonts w:asciiTheme="majorBidi" w:hAnsiTheme="majorBidi" w:cstheme="majorBidi"/>
                <w:sz w:val="22"/>
                <w:szCs w:val="22"/>
              </w:rPr>
            </w:pPr>
          </w:p>
        </w:tc>
        <w:tc>
          <w:tcPr>
            <w:tcW w:w="4320" w:type="dxa"/>
          </w:tcPr>
          <w:p w14:paraId="0B4FFC4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applies an easing curve animation, allowing the spline to smoothly flow leftward at 60 frames per second, mimicking an ECG monitor.</w:t>
            </w:r>
          </w:p>
        </w:tc>
      </w:tr>
      <w:tr w:rsidR="002E1943" w:rsidRPr="0075427B" w14:paraId="09C8E709" w14:textId="77777777" w:rsidTr="0079662D">
        <w:tc>
          <w:tcPr>
            <w:tcW w:w="1152" w:type="dxa"/>
          </w:tcPr>
          <w:p w14:paraId="73EBF00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3D63FB5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switches to the 'Process Activity' tab.</w:t>
            </w:r>
          </w:p>
        </w:tc>
        <w:tc>
          <w:tcPr>
            <w:tcW w:w="4320" w:type="dxa"/>
          </w:tcPr>
          <w:p w14:paraId="3FADCE1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instantly renders dynamic horizontal bar charts, where the bars physically grow or shrink based on the current active typing volume per PID.</w:t>
            </w:r>
          </w:p>
        </w:tc>
      </w:tr>
      <w:tr w:rsidR="002E1943" w:rsidRPr="0075427B" w14:paraId="5F14EEE7" w14:textId="77777777" w:rsidTr="0079662D">
        <w:tc>
          <w:tcPr>
            <w:tcW w:w="4320" w:type="dxa"/>
            <w:gridSpan w:val="3"/>
          </w:tcPr>
          <w:p w14:paraId="7B53F618"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2E1943" w:rsidRPr="0075427B" w14:paraId="5E10D4E3" w14:textId="77777777" w:rsidTr="0079662D">
        <w:tc>
          <w:tcPr>
            <w:tcW w:w="1152" w:type="dxa"/>
          </w:tcPr>
          <w:p w14:paraId="411DFB3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363C65D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461CE88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27C9227B" w14:textId="77777777" w:rsidTr="0079662D">
        <w:tc>
          <w:tcPr>
            <w:tcW w:w="1152" w:type="dxa"/>
          </w:tcPr>
          <w:p w14:paraId="46C3E68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646E94C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runs the dashboard on an extremely old machine lacking a dedicated GPU.</w:t>
            </w:r>
          </w:p>
        </w:tc>
        <w:tc>
          <w:tcPr>
            <w:tcW w:w="4320" w:type="dxa"/>
          </w:tcPr>
          <w:p w14:paraId="014DFBF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PySide6 rendering engine detects hardware bottlenecks and drops the animation frame rate from 60fps down to 30fps or 15fps, prioritizing application stability and data accuracy over visual smoothness.</w:t>
            </w:r>
          </w:p>
        </w:tc>
      </w:tr>
    </w:tbl>
    <w:p w14:paraId="36CFD3C0" w14:textId="5813ECCC" w:rsidR="00060605" w:rsidRPr="005540A6" w:rsidRDefault="002E1943" w:rsidP="005540A6">
      <w:pPr>
        <w:pStyle w:val="Caption"/>
        <w:rPr>
          <w:rFonts w:asciiTheme="majorBidi" w:hAnsiTheme="majorBidi" w:cstheme="majorBidi"/>
          <w:sz w:val="22"/>
          <w:szCs w:val="22"/>
        </w:rPr>
      </w:pPr>
      <w:bookmarkStart w:id="141" w:name="_Toc230180038"/>
      <w:bookmarkStart w:id="142" w:name="_Toc230968103"/>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20</w:t>
      </w:r>
      <w:r w:rsidRPr="0075427B">
        <w:rPr>
          <w:rFonts w:asciiTheme="majorBidi" w:hAnsiTheme="majorBidi" w:cstheme="majorBidi"/>
          <w:sz w:val="22"/>
          <w:szCs w:val="22"/>
        </w:rPr>
        <w:fldChar w:fldCharType="end"/>
      </w:r>
      <w:r w:rsidR="00060605">
        <w:rPr>
          <w:rFonts w:asciiTheme="majorBidi" w:hAnsiTheme="majorBidi" w:cstheme="majorBidi"/>
          <w:sz w:val="22"/>
          <w:szCs w:val="22"/>
        </w:rPr>
        <w:t>: UC-20</w:t>
      </w:r>
      <w:r w:rsidR="00C7549D">
        <w:rPr>
          <w:rFonts w:asciiTheme="majorBidi" w:hAnsiTheme="majorBidi" w:cstheme="majorBidi"/>
          <w:sz w:val="22"/>
          <w:szCs w:val="22"/>
        </w:rPr>
        <w:t xml:space="preserve"> -</w:t>
      </w:r>
      <w:r w:rsidR="00060605">
        <w:rPr>
          <w:rFonts w:asciiTheme="majorBidi" w:hAnsiTheme="majorBidi" w:cstheme="majorBidi"/>
          <w:sz w:val="22"/>
          <w:szCs w:val="22"/>
        </w:rPr>
        <w:t xml:space="preserve"> </w:t>
      </w:r>
      <w:r w:rsidR="00060605" w:rsidRPr="00060605">
        <w:rPr>
          <w:rFonts w:asciiTheme="majorBidi" w:hAnsiTheme="majorBidi" w:cstheme="majorBidi"/>
          <w:sz w:val="22"/>
          <w:szCs w:val="22"/>
        </w:rPr>
        <w:t>Animated Data Visualization</w:t>
      </w:r>
      <w:bookmarkEnd w:id="141"/>
      <w:bookmarkEnd w:id="142"/>
    </w:p>
    <w:tbl>
      <w:tblPr>
        <w:tblStyle w:val="TableGrid"/>
        <w:tblW w:w="0" w:type="auto"/>
        <w:tblLook w:val="04A0" w:firstRow="1" w:lastRow="0" w:firstColumn="1" w:lastColumn="0" w:noHBand="0" w:noVBand="1"/>
      </w:tblPr>
      <w:tblGrid>
        <w:gridCol w:w="1182"/>
        <w:gridCol w:w="3902"/>
        <w:gridCol w:w="3935"/>
      </w:tblGrid>
      <w:tr w:rsidR="002E1943" w:rsidRPr="0075427B" w14:paraId="7F4CFEFA" w14:textId="77777777" w:rsidTr="0079662D">
        <w:tc>
          <w:tcPr>
            <w:tcW w:w="1152" w:type="dxa"/>
          </w:tcPr>
          <w:p w14:paraId="5D06E49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6C7C8025" w14:textId="06807A58"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UC-21</w:t>
            </w:r>
          </w:p>
        </w:tc>
      </w:tr>
      <w:tr w:rsidR="002E1943" w:rsidRPr="0075427B" w14:paraId="07F51F36" w14:textId="77777777" w:rsidTr="0079662D">
        <w:tc>
          <w:tcPr>
            <w:tcW w:w="1152" w:type="dxa"/>
          </w:tcPr>
          <w:p w14:paraId="47DEC09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47905AB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To clearly indicate the operational status of all critical system components (LKM, daemon) and display the combined CPU/Memory resource usage of the entire detection system.</w:t>
            </w:r>
          </w:p>
        </w:tc>
      </w:tr>
      <w:tr w:rsidR="002E1943" w:rsidRPr="0075427B" w14:paraId="1342BE71" w14:textId="77777777" w:rsidTr="0079662D">
        <w:tc>
          <w:tcPr>
            <w:tcW w:w="1152" w:type="dxa"/>
          </w:tcPr>
          <w:p w14:paraId="61BB105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606EBC8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2E1943" w:rsidRPr="0075427B" w14:paraId="5E2D786B" w14:textId="77777777" w:rsidTr="0079662D">
        <w:tc>
          <w:tcPr>
            <w:tcW w:w="1152" w:type="dxa"/>
          </w:tcPr>
          <w:p w14:paraId="0290A82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028FB55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dashboard is active.</w:t>
            </w:r>
            <w:r w:rsidRPr="0075427B">
              <w:rPr>
                <w:rFonts w:asciiTheme="majorBidi" w:hAnsiTheme="majorBidi" w:cstheme="majorBidi"/>
                <w:sz w:val="22"/>
                <w:szCs w:val="22"/>
              </w:rPr>
              <w:br/>
              <w:t>The operating system exposes `/proc` (procfs) and standard service status files.</w:t>
            </w:r>
          </w:p>
        </w:tc>
      </w:tr>
      <w:tr w:rsidR="002E1943" w:rsidRPr="0075427B" w14:paraId="1959DB4C" w14:textId="77777777" w:rsidTr="0079662D">
        <w:tc>
          <w:tcPr>
            <w:tcW w:w="1152" w:type="dxa"/>
          </w:tcPr>
          <w:p w14:paraId="1171843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4AEA4B5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dashboard presents a unified 'System Health' pane.</w:t>
            </w:r>
            <w:r w:rsidRPr="0075427B">
              <w:rPr>
                <w:rFonts w:asciiTheme="majorBidi" w:hAnsiTheme="majorBidi" w:cstheme="majorBidi"/>
                <w:sz w:val="22"/>
                <w:szCs w:val="22"/>
              </w:rPr>
              <w:br/>
              <w:t>The user can instantly verify if the kernel module or daemon is active or failing.</w:t>
            </w:r>
          </w:p>
        </w:tc>
      </w:tr>
      <w:tr w:rsidR="002E1943" w:rsidRPr="0075427B" w14:paraId="28DB32A6" w14:textId="77777777" w:rsidTr="0079662D">
        <w:tc>
          <w:tcPr>
            <w:tcW w:w="4320" w:type="dxa"/>
            <w:gridSpan w:val="3"/>
          </w:tcPr>
          <w:p w14:paraId="273EA20A"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2E1943" w:rsidRPr="0075427B" w14:paraId="67BB822A" w14:textId="77777777" w:rsidTr="0079662D">
        <w:tc>
          <w:tcPr>
            <w:tcW w:w="1152" w:type="dxa"/>
          </w:tcPr>
          <w:p w14:paraId="7C32DC0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630BF1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571F52E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2433E190" w14:textId="77777777" w:rsidTr="0079662D">
        <w:tc>
          <w:tcPr>
            <w:tcW w:w="1152" w:type="dxa"/>
          </w:tcPr>
          <w:p w14:paraId="1F7D6BD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299EBDC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views the bottom status bar of the dashboard.</w:t>
            </w:r>
          </w:p>
        </w:tc>
        <w:tc>
          <w:tcPr>
            <w:tcW w:w="4320" w:type="dxa"/>
          </w:tcPr>
          <w:p w14:paraId="49E2FDE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periodically reads the `/proc/modules` filesystem to verify the presence of the specific LKM string.</w:t>
            </w:r>
          </w:p>
        </w:tc>
      </w:tr>
      <w:tr w:rsidR="002E1943" w:rsidRPr="0075427B" w14:paraId="057A8663" w14:textId="77777777" w:rsidTr="0079662D">
        <w:tc>
          <w:tcPr>
            <w:tcW w:w="1152" w:type="dxa"/>
          </w:tcPr>
          <w:p w14:paraId="756105D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2629C93F" w14:textId="77777777" w:rsidR="002E1943" w:rsidRPr="0075427B" w:rsidRDefault="002E1943" w:rsidP="0079662D">
            <w:pPr>
              <w:rPr>
                <w:rFonts w:asciiTheme="majorBidi" w:hAnsiTheme="majorBidi" w:cstheme="majorBidi"/>
                <w:sz w:val="22"/>
                <w:szCs w:val="22"/>
              </w:rPr>
            </w:pPr>
          </w:p>
        </w:tc>
        <w:tc>
          <w:tcPr>
            <w:tcW w:w="4320" w:type="dxa"/>
          </w:tcPr>
          <w:p w14:paraId="2C1A3BF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reads the daemon's PID status file and queries OS metrics for combined CPU and RAM consumption of both processes.</w:t>
            </w:r>
          </w:p>
        </w:tc>
      </w:tr>
      <w:tr w:rsidR="002E1943" w:rsidRPr="0075427B" w14:paraId="453B5CE6" w14:textId="77777777" w:rsidTr="0079662D">
        <w:tc>
          <w:tcPr>
            <w:tcW w:w="1152" w:type="dxa"/>
          </w:tcPr>
          <w:p w14:paraId="488244C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489564B4" w14:textId="77777777" w:rsidR="002E1943" w:rsidRPr="0075427B" w:rsidRDefault="002E1943" w:rsidP="0079662D">
            <w:pPr>
              <w:rPr>
                <w:rFonts w:asciiTheme="majorBidi" w:hAnsiTheme="majorBidi" w:cstheme="majorBidi"/>
                <w:sz w:val="22"/>
                <w:szCs w:val="22"/>
              </w:rPr>
            </w:pPr>
          </w:p>
        </w:tc>
        <w:tc>
          <w:tcPr>
            <w:tcW w:w="4320" w:type="dxa"/>
          </w:tcPr>
          <w:p w14:paraId="2645222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updates visual indicators (e.g., a green dot for 'LKM Loaded', a green dot for 'Daemon Active') and text fields ('Resource Usage: 1.2% CPU / 45MB RAM').</w:t>
            </w:r>
          </w:p>
        </w:tc>
      </w:tr>
      <w:tr w:rsidR="002E1943" w:rsidRPr="0075427B" w14:paraId="5588C9F7" w14:textId="77777777" w:rsidTr="0079662D">
        <w:tc>
          <w:tcPr>
            <w:tcW w:w="4320" w:type="dxa"/>
            <w:gridSpan w:val="3"/>
          </w:tcPr>
          <w:p w14:paraId="1167C8A3"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2E1943" w:rsidRPr="0075427B" w14:paraId="75136B4A" w14:textId="77777777" w:rsidTr="0079662D">
        <w:tc>
          <w:tcPr>
            <w:tcW w:w="1152" w:type="dxa"/>
          </w:tcPr>
          <w:p w14:paraId="7BB8DDC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7E20D4F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4C97C2A7"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6914C744" w14:textId="77777777" w:rsidTr="0079662D">
        <w:tc>
          <w:tcPr>
            <w:tcW w:w="1152" w:type="dxa"/>
          </w:tcPr>
          <w:p w14:paraId="0507E1E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1A733E9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LKM is unexpectedly unloaded by another administrator via terminal.</w:t>
            </w:r>
          </w:p>
        </w:tc>
        <w:tc>
          <w:tcPr>
            <w:tcW w:w="4320" w:type="dxa"/>
          </w:tcPr>
          <w:p w14:paraId="52357D4D"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On the next polling cycle, the system fails to find the LKM in procfs. It immediately changes the visual indicator to a flashing red dot ('LKM Missing') and issues a UI warning advising the user to restart the service.</w:t>
            </w:r>
          </w:p>
        </w:tc>
      </w:tr>
    </w:tbl>
    <w:p w14:paraId="0E6E1313" w14:textId="05E029F8" w:rsidR="002E1943" w:rsidRPr="0075427B" w:rsidRDefault="002E1943" w:rsidP="002E1943">
      <w:pPr>
        <w:pStyle w:val="Caption"/>
        <w:rPr>
          <w:rFonts w:asciiTheme="majorBidi" w:hAnsiTheme="majorBidi" w:cstheme="majorBidi"/>
          <w:sz w:val="22"/>
          <w:szCs w:val="22"/>
        </w:rPr>
      </w:pPr>
      <w:bookmarkStart w:id="143" w:name="_Toc230180039"/>
      <w:bookmarkStart w:id="144" w:name="_Toc230968104"/>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21</w:t>
      </w:r>
      <w:r w:rsidRPr="0075427B">
        <w:rPr>
          <w:rFonts w:asciiTheme="majorBidi" w:hAnsiTheme="majorBidi" w:cstheme="majorBidi"/>
          <w:sz w:val="22"/>
          <w:szCs w:val="22"/>
        </w:rPr>
        <w:fldChar w:fldCharType="end"/>
      </w:r>
      <w:r w:rsidR="00060605">
        <w:rPr>
          <w:rFonts w:asciiTheme="majorBidi" w:hAnsiTheme="majorBidi" w:cstheme="majorBidi"/>
          <w:sz w:val="22"/>
          <w:szCs w:val="22"/>
        </w:rPr>
        <w:t>: UC-21</w:t>
      </w:r>
      <w:r w:rsidR="00C7549D">
        <w:rPr>
          <w:rFonts w:asciiTheme="majorBidi" w:hAnsiTheme="majorBidi" w:cstheme="majorBidi"/>
          <w:sz w:val="22"/>
          <w:szCs w:val="22"/>
        </w:rPr>
        <w:t xml:space="preserve"> -</w:t>
      </w:r>
      <w:r w:rsidR="00060605">
        <w:rPr>
          <w:rFonts w:asciiTheme="majorBidi" w:hAnsiTheme="majorBidi" w:cstheme="majorBidi"/>
          <w:sz w:val="22"/>
          <w:szCs w:val="22"/>
        </w:rPr>
        <w:t xml:space="preserve"> </w:t>
      </w:r>
      <w:r w:rsidR="008F1CBF" w:rsidRPr="008F1CBF">
        <w:rPr>
          <w:rFonts w:asciiTheme="majorBidi" w:hAnsiTheme="majorBidi" w:cstheme="majorBidi"/>
          <w:sz w:val="22"/>
          <w:szCs w:val="22"/>
        </w:rPr>
        <w:t>System Component Status Monitoring</w:t>
      </w:r>
      <w:bookmarkEnd w:id="143"/>
      <w:bookmarkEnd w:id="144"/>
    </w:p>
    <w:tbl>
      <w:tblPr>
        <w:tblStyle w:val="TableGrid"/>
        <w:tblW w:w="0" w:type="auto"/>
        <w:tblLook w:val="04A0" w:firstRow="1" w:lastRow="0" w:firstColumn="1" w:lastColumn="0" w:noHBand="0" w:noVBand="1"/>
      </w:tblPr>
      <w:tblGrid>
        <w:gridCol w:w="1182"/>
        <w:gridCol w:w="3908"/>
        <w:gridCol w:w="3929"/>
      </w:tblGrid>
      <w:tr w:rsidR="002E1943" w:rsidRPr="0075427B" w14:paraId="723C7A6E" w14:textId="77777777" w:rsidTr="0079662D">
        <w:tc>
          <w:tcPr>
            <w:tcW w:w="1152" w:type="dxa"/>
          </w:tcPr>
          <w:p w14:paraId="1650625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24DAA018" w14:textId="15526461"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UC-22</w:t>
            </w:r>
          </w:p>
        </w:tc>
      </w:tr>
      <w:tr w:rsidR="002E1943" w:rsidRPr="0075427B" w14:paraId="3DBBEF1A" w14:textId="77777777" w:rsidTr="0079662D">
        <w:tc>
          <w:tcPr>
            <w:tcW w:w="1152" w:type="dxa"/>
          </w:tcPr>
          <w:p w14:paraId="1531B34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2EB7015C"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To provide a secure and reliable mechanism for authorized users to start, stop, or restart the complete detection service directly from the UI or command line.</w:t>
            </w:r>
          </w:p>
        </w:tc>
      </w:tr>
      <w:tr w:rsidR="002E1943" w:rsidRPr="0075427B" w14:paraId="5302D679" w14:textId="77777777" w:rsidTr="0079662D">
        <w:tc>
          <w:tcPr>
            <w:tcW w:w="1152" w:type="dxa"/>
          </w:tcPr>
          <w:p w14:paraId="6DD099A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lastRenderedPageBreak/>
              <w:t>Priority</w:t>
            </w:r>
          </w:p>
        </w:tc>
        <w:tc>
          <w:tcPr>
            <w:tcW w:w="4320" w:type="dxa"/>
            <w:gridSpan w:val="2"/>
          </w:tcPr>
          <w:p w14:paraId="76A27F84"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2E1943" w:rsidRPr="0075427B" w14:paraId="4EEB054F" w14:textId="77777777" w:rsidTr="0079662D">
        <w:tc>
          <w:tcPr>
            <w:tcW w:w="1152" w:type="dxa"/>
          </w:tcPr>
          <w:p w14:paraId="2EEAD2F9"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01AC6D5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user possesses adequate administrative privileges (sudo/root access).</w:t>
            </w:r>
            <w:r w:rsidRPr="0075427B">
              <w:rPr>
                <w:rFonts w:asciiTheme="majorBidi" w:hAnsiTheme="majorBidi" w:cstheme="majorBidi"/>
                <w:sz w:val="22"/>
                <w:szCs w:val="22"/>
              </w:rPr>
              <w:br/>
              <w:t>The system is currently in either a stopped or running state.</w:t>
            </w:r>
          </w:p>
        </w:tc>
      </w:tr>
      <w:tr w:rsidR="002E1943" w:rsidRPr="0075427B" w14:paraId="4B6E0FBA" w14:textId="77777777" w:rsidTr="0079662D">
        <w:tc>
          <w:tcPr>
            <w:tcW w:w="1152" w:type="dxa"/>
          </w:tcPr>
          <w:p w14:paraId="293780B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5151D53B"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transitions smoothly between states.</w:t>
            </w:r>
            <w:r w:rsidRPr="0075427B">
              <w:rPr>
                <w:rFonts w:asciiTheme="majorBidi" w:hAnsiTheme="majorBidi" w:cstheme="majorBidi"/>
                <w:sz w:val="22"/>
                <w:szCs w:val="22"/>
              </w:rPr>
              <w:br/>
              <w:t>All components (LKM, daemon) are either cleanly initialized or safely torn down.</w:t>
            </w:r>
          </w:p>
        </w:tc>
      </w:tr>
      <w:tr w:rsidR="002E1943" w:rsidRPr="0075427B" w14:paraId="2D9E838E" w14:textId="77777777" w:rsidTr="0079662D">
        <w:tc>
          <w:tcPr>
            <w:tcW w:w="4320" w:type="dxa"/>
            <w:gridSpan w:val="3"/>
          </w:tcPr>
          <w:p w14:paraId="585E1D7F"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2E1943" w:rsidRPr="0075427B" w14:paraId="66082BD4" w14:textId="77777777" w:rsidTr="0079662D">
        <w:tc>
          <w:tcPr>
            <w:tcW w:w="1152" w:type="dxa"/>
          </w:tcPr>
          <w:p w14:paraId="3529A01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18EEC94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1BAD64F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76DF6956" w14:textId="77777777" w:rsidTr="0079662D">
        <w:tc>
          <w:tcPr>
            <w:tcW w:w="1152" w:type="dxa"/>
          </w:tcPr>
          <w:p w14:paraId="62864FC3"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55AECD52"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Actor clicks the global 'Stop Service' toggle switch within the dashboard.</w:t>
            </w:r>
          </w:p>
        </w:tc>
        <w:tc>
          <w:tcPr>
            <w:tcW w:w="4320" w:type="dxa"/>
          </w:tcPr>
          <w:p w14:paraId="2E07A8B1"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dashboard application prompts for administrative credential confirmation (if not already elevated).</w:t>
            </w:r>
          </w:p>
        </w:tc>
      </w:tr>
      <w:tr w:rsidR="002E1943" w:rsidRPr="0075427B" w14:paraId="4CBBF9A5" w14:textId="77777777" w:rsidTr="0079662D">
        <w:tc>
          <w:tcPr>
            <w:tcW w:w="1152" w:type="dxa"/>
          </w:tcPr>
          <w:p w14:paraId="73D8FCA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6662838A" w14:textId="77777777" w:rsidR="002E1943" w:rsidRPr="0075427B" w:rsidRDefault="002E1943" w:rsidP="0079662D">
            <w:pPr>
              <w:rPr>
                <w:rFonts w:asciiTheme="majorBidi" w:hAnsiTheme="majorBidi" w:cstheme="majorBidi"/>
                <w:sz w:val="22"/>
                <w:szCs w:val="22"/>
              </w:rPr>
            </w:pPr>
          </w:p>
        </w:tc>
        <w:tc>
          <w:tcPr>
            <w:tcW w:w="4320" w:type="dxa"/>
          </w:tcPr>
          <w:p w14:paraId="6C5D275D"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Upon validation, the system sends a termination signal (SIGTERM) to the user-space daemon, forcing it to close its buffers and log a shutdown event.</w:t>
            </w:r>
          </w:p>
        </w:tc>
      </w:tr>
      <w:tr w:rsidR="002E1943" w:rsidRPr="0075427B" w14:paraId="0BE46374" w14:textId="77777777" w:rsidTr="0079662D">
        <w:tc>
          <w:tcPr>
            <w:tcW w:w="1152" w:type="dxa"/>
          </w:tcPr>
          <w:p w14:paraId="6265074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58D534EA" w14:textId="77777777" w:rsidR="002E1943" w:rsidRPr="0075427B" w:rsidRDefault="002E1943" w:rsidP="0079662D">
            <w:pPr>
              <w:rPr>
                <w:rFonts w:asciiTheme="majorBidi" w:hAnsiTheme="majorBidi" w:cstheme="majorBidi"/>
                <w:sz w:val="22"/>
                <w:szCs w:val="22"/>
              </w:rPr>
            </w:pPr>
          </w:p>
        </w:tc>
        <w:tc>
          <w:tcPr>
            <w:tcW w:w="4320" w:type="dxa"/>
          </w:tcPr>
          <w:p w14:paraId="065BD418"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system executes the command to safely unload the LKM, ensuring no kernel memory leaks, and updates the UI status to 'Stopped'.</w:t>
            </w:r>
          </w:p>
        </w:tc>
      </w:tr>
      <w:tr w:rsidR="002E1943" w:rsidRPr="0075427B" w14:paraId="3F4ABC08" w14:textId="77777777" w:rsidTr="0079662D">
        <w:tc>
          <w:tcPr>
            <w:tcW w:w="4320" w:type="dxa"/>
            <w:gridSpan w:val="3"/>
          </w:tcPr>
          <w:p w14:paraId="53C81E99" w14:textId="77777777" w:rsidR="002E1943" w:rsidRPr="0075427B" w:rsidRDefault="002E1943"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2E1943" w:rsidRPr="0075427B" w14:paraId="681664D2" w14:textId="77777777" w:rsidTr="0079662D">
        <w:tc>
          <w:tcPr>
            <w:tcW w:w="1152" w:type="dxa"/>
          </w:tcPr>
          <w:p w14:paraId="311C60B0"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28B61B5A"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6D44163F"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2E1943" w:rsidRPr="0075427B" w14:paraId="323CA068" w14:textId="77777777" w:rsidTr="0079662D">
        <w:tc>
          <w:tcPr>
            <w:tcW w:w="1152" w:type="dxa"/>
          </w:tcPr>
          <w:p w14:paraId="3E26C8E5"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0F5D5A6"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A standard, unprivileged user attempts to click 'Stop Service'.</w:t>
            </w:r>
          </w:p>
        </w:tc>
        <w:tc>
          <w:tcPr>
            <w:tcW w:w="4320" w:type="dxa"/>
          </w:tcPr>
          <w:p w14:paraId="2212470E" w14:textId="77777777" w:rsidR="002E1943" w:rsidRPr="0075427B" w:rsidRDefault="002E1943" w:rsidP="0079662D">
            <w:pPr>
              <w:rPr>
                <w:rFonts w:asciiTheme="majorBidi" w:hAnsiTheme="majorBidi" w:cstheme="majorBidi"/>
                <w:sz w:val="22"/>
                <w:szCs w:val="22"/>
              </w:rPr>
            </w:pPr>
            <w:r w:rsidRPr="0075427B">
              <w:rPr>
                <w:rFonts w:asciiTheme="majorBidi" w:hAnsiTheme="majorBidi" w:cstheme="majorBidi"/>
                <w:sz w:val="22"/>
                <w:szCs w:val="22"/>
              </w:rPr>
              <w:t>The OS-level authorization framework denies the request. The system immediately rejects the action, displays a 'Permission Denied: Root privileges required' pop-up, and leaves the detection service fully operational.</w:t>
            </w:r>
          </w:p>
        </w:tc>
      </w:tr>
    </w:tbl>
    <w:p w14:paraId="22A7AB4F" w14:textId="653670BA" w:rsidR="002E1943" w:rsidRPr="0075427B" w:rsidRDefault="00CC4F2E" w:rsidP="00CC4F2E">
      <w:pPr>
        <w:pStyle w:val="Caption"/>
        <w:rPr>
          <w:rFonts w:asciiTheme="majorBidi" w:hAnsiTheme="majorBidi" w:cstheme="majorBidi"/>
          <w:sz w:val="22"/>
          <w:szCs w:val="22"/>
        </w:rPr>
      </w:pPr>
      <w:bookmarkStart w:id="145" w:name="_Toc230180040"/>
      <w:bookmarkStart w:id="146" w:name="_Toc230968105"/>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22</w:t>
      </w:r>
      <w:r w:rsidRPr="0075427B">
        <w:rPr>
          <w:rFonts w:asciiTheme="majorBidi" w:hAnsiTheme="majorBidi" w:cstheme="majorBidi"/>
          <w:sz w:val="22"/>
          <w:szCs w:val="22"/>
        </w:rPr>
        <w:fldChar w:fldCharType="end"/>
      </w:r>
      <w:r w:rsidR="008F1CBF">
        <w:rPr>
          <w:rFonts w:asciiTheme="majorBidi" w:hAnsiTheme="majorBidi" w:cstheme="majorBidi"/>
          <w:sz w:val="22"/>
          <w:szCs w:val="22"/>
        </w:rPr>
        <w:t xml:space="preserve">: UC-22 </w:t>
      </w:r>
      <w:r w:rsidR="00C7549D">
        <w:rPr>
          <w:rFonts w:asciiTheme="majorBidi" w:hAnsiTheme="majorBidi" w:cstheme="majorBidi"/>
          <w:sz w:val="22"/>
          <w:szCs w:val="22"/>
        </w:rPr>
        <w:t xml:space="preserve">- </w:t>
      </w:r>
      <w:r w:rsidR="008F1CBF" w:rsidRPr="008F1CBF">
        <w:rPr>
          <w:rFonts w:asciiTheme="majorBidi" w:hAnsiTheme="majorBidi" w:cstheme="majorBidi"/>
          <w:sz w:val="22"/>
          <w:szCs w:val="22"/>
        </w:rPr>
        <w:t>Service State Management</w:t>
      </w:r>
      <w:bookmarkEnd w:id="145"/>
      <w:bookmarkEnd w:id="146"/>
    </w:p>
    <w:tbl>
      <w:tblPr>
        <w:tblStyle w:val="TableGrid"/>
        <w:tblW w:w="0" w:type="auto"/>
        <w:tblLook w:val="04A0" w:firstRow="1" w:lastRow="0" w:firstColumn="1" w:lastColumn="0" w:noHBand="0" w:noVBand="1"/>
      </w:tblPr>
      <w:tblGrid>
        <w:gridCol w:w="1182"/>
        <w:gridCol w:w="3882"/>
        <w:gridCol w:w="3955"/>
      </w:tblGrid>
      <w:tr w:rsidR="00CC4F2E" w:rsidRPr="0075427B" w14:paraId="6B86D11A" w14:textId="77777777" w:rsidTr="0079662D">
        <w:tc>
          <w:tcPr>
            <w:tcW w:w="1152" w:type="dxa"/>
          </w:tcPr>
          <w:p w14:paraId="70196314"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18FAE097" w14:textId="75A47778"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UC-23</w:t>
            </w:r>
          </w:p>
        </w:tc>
      </w:tr>
      <w:tr w:rsidR="00CC4F2E" w:rsidRPr="0075427B" w14:paraId="3D3E36DD" w14:textId="77777777" w:rsidTr="0079662D">
        <w:tc>
          <w:tcPr>
            <w:tcW w:w="1152" w:type="dxa"/>
          </w:tcPr>
          <w:p w14:paraId="2E10C0E4"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53C4BAC7"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To support the dynamic loading and unloading of the Kernel Module (LKM) during runtime without requiring a full system reboot.</w:t>
            </w:r>
          </w:p>
        </w:tc>
      </w:tr>
      <w:tr w:rsidR="00CC4F2E" w:rsidRPr="0075427B" w14:paraId="370A9E99" w14:textId="77777777" w:rsidTr="0079662D">
        <w:tc>
          <w:tcPr>
            <w:tcW w:w="1152" w:type="dxa"/>
          </w:tcPr>
          <w:p w14:paraId="16CB9C92"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1C42502D"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CC4F2E" w:rsidRPr="0075427B" w14:paraId="762FEA95" w14:textId="77777777" w:rsidTr="0079662D">
        <w:tc>
          <w:tcPr>
            <w:tcW w:w="1152" w:type="dxa"/>
          </w:tcPr>
          <w:p w14:paraId="2D731BAA"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33F9188F"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OS kernel supports loadable modules (e.g., `CONFIG_MODULES=y` in Linux).</w:t>
            </w:r>
            <w:r w:rsidRPr="0075427B">
              <w:rPr>
                <w:rFonts w:asciiTheme="majorBidi" w:hAnsiTheme="majorBidi" w:cstheme="majorBidi"/>
                <w:sz w:val="22"/>
                <w:szCs w:val="22"/>
              </w:rPr>
              <w:br/>
              <w:t>The LKM binary (`.ko` file) is present on the disk.</w:t>
            </w:r>
          </w:p>
        </w:tc>
      </w:tr>
      <w:tr w:rsidR="00CC4F2E" w:rsidRPr="0075427B" w14:paraId="4B174108" w14:textId="77777777" w:rsidTr="0079662D">
        <w:tc>
          <w:tcPr>
            <w:tcW w:w="1152" w:type="dxa"/>
          </w:tcPr>
          <w:p w14:paraId="27473EA8"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733B757D"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LKM is inserted into or removed from the live kernel memory space on demand.</w:t>
            </w:r>
            <w:r w:rsidRPr="0075427B">
              <w:rPr>
                <w:rFonts w:asciiTheme="majorBidi" w:hAnsiTheme="majorBidi" w:cstheme="majorBidi"/>
                <w:sz w:val="22"/>
                <w:szCs w:val="22"/>
              </w:rPr>
              <w:br/>
              <w:t>The system continues running flawlessly before, during, and after the transition.</w:t>
            </w:r>
          </w:p>
        </w:tc>
      </w:tr>
      <w:tr w:rsidR="00CC4F2E" w:rsidRPr="0075427B" w14:paraId="27363470" w14:textId="77777777" w:rsidTr="0079662D">
        <w:tc>
          <w:tcPr>
            <w:tcW w:w="4320" w:type="dxa"/>
            <w:gridSpan w:val="3"/>
          </w:tcPr>
          <w:p w14:paraId="5626BD3A" w14:textId="77777777" w:rsidR="00CC4F2E" w:rsidRPr="0075427B" w:rsidRDefault="00CC4F2E"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CC4F2E" w:rsidRPr="0075427B" w14:paraId="6A7D5293" w14:textId="77777777" w:rsidTr="0079662D">
        <w:tc>
          <w:tcPr>
            <w:tcW w:w="1152" w:type="dxa"/>
          </w:tcPr>
          <w:p w14:paraId="65866269"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6F7A390C"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3EEB7892"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CC4F2E" w:rsidRPr="0075427B" w14:paraId="471A21EA" w14:textId="77777777" w:rsidTr="0079662D">
        <w:tc>
          <w:tcPr>
            <w:tcW w:w="1152" w:type="dxa"/>
          </w:tcPr>
          <w:p w14:paraId="64D5D3ED"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7A3014F8"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Actor executes the startup command.</w:t>
            </w:r>
          </w:p>
        </w:tc>
        <w:tc>
          <w:tcPr>
            <w:tcW w:w="4320" w:type="dxa"/>
          </w:tcPr>
          <w:p w14:paraId="21A1613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management script invokes the `insmod` or `modprobe` utility pointing to the custom LKM binary.</w:t>
            </w:r>
          </w:p>
        </w:tc>
      </w:tr>
      <w:tr w:rsidR="00CC4F2E" w:rsidRPr="0075427B" w14:paraId="528F24BC" w14:textId="77777777" w:rsidTr="0079662D">
        <w:tc>
          <w:tcPr>
            <w:tcW w:w="1152" w:type="dxa"/>
          </w:tcPr>
          <w:p w14:paraId="5093DFAE"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53F8EF99" w14:textId="77777777" w:rsidR="00CC4F2E" w:rsidRPr="0075427B" w:rsidRDefault="00CC4F2E" w:rsidP="0079662D">
            <w:pPr>
              <w:rPr>
                <w:rFonts w:asciiTheme="majorBidi" w:hAnsiTheme="majorBidi" w:cstheme="majorBidi"/>
                <w:sz w:val="22"/>
                <w:szCs w:val="22"/>
              </w:rPr>
            </w:pPr>
          </w:p>
        </w:tc>
        <w:tc>
          <w:tcPr>
            <w:tcW w:w="4320" w:type="dxa"/>
          </w:tcPr>
          <w:p w14:paraId="100CB52C"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Linux kernel dynamically links the module, executes its initialization function (`module_init`), and registers the input hooks.</w:t>
            </w:r>
          </w:p>
        </w:tc>
      </w:tr>
      <w:tr w:rsidR="00CC4F2E" w:rsidRPr="0075427B" w14:paraId="52718896" w14:textId="77777777" w:rsidTr="0079662D">
        <w:tc>
          <w:tcPr>
            <w:tcW w:w="1152" w:type="dxa"/>
          </w:tcPr>
          <w:p w14:paraId="588132A3"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6F807818"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Actor later executes the shutdown command.</w:t>
            </w:r>
          </w:p>
        </w:tc>
        <w:tc>
          <w:tcPr>
            <w:tcW w:w="4320" w:type="dxa"/>
          </w:tcPr>
          <w:p w14:paraId="2E8C2B9A"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script invokes `rmmod`. The kernel executes the module's cleanup function (`module_exit`), unregisters hooks, and frees the kernel memory allocation.</w:t>
            </w:r>
          </w:p>
        </w:tc>
      </w:tr>
      <w:tr w:rsidR="00CC4F2E" w:rsidRPr="0075427B" w14:paraId="3D7C51D0" w14:textId="77777777" w:rsidTr="0079662D">
        <w:tc>
          <w:tcPr>
            <w:tcW w:w="4320" w:type="dxa"/>
            <w:gridSpan w:val="3"/>
          </w:tcPr>
          <w:p w14:paraId="6891D3EE" w14:textId="77777777" w:rsidR="00CC4F2E" w:rsidRPr="0075427B" w:rsidRDefault="00CC4F2E"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CC4F2E" w:rsidRPr="0075427B" w14:paraId="5F300F39" w14:textId="77777777" w:rsidTr="0079662D">
        <w:tc>
          <w:tcPr>
            <w:tcW w:w="1152" w:type="dxa"/>
          </w:tcPr>
          <w:p w14:paraId="655B782B"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011E0123"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771E4453"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CC4F2E" w:rsidRPr="0075427B" w14:paraId="2829EB5D" w14:textId="77777777" w:rsidTr="0079662D">
        <w:tc>
          <w:tcPr>
            <w:tcW w:w="1152" w:type="dxa"/>
          </w:tcPr>
          <w:p w14:paraId="51C4F8D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0C8A2E1D"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Actor attempts to load an LKM compiled for a different kernel version (e.g., compiled for 5.4, loading on 6.1).</w:t>
            </w:r>
          </w:p>
        </w:tc>
        <w:tc>
          <w:tcPr>
            <w:tcW w:w="4320" w:type="dxa"/>
          </w:tcPr>
          <w:p w14:paraId="2C17CD4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 xml:space="preserve">The kernel actively rejects the insertion due to a 'vermagic' mismatch. The `insmod` command fails safely. The management system catches this error, </w:t>
            </w:r>
            <w:r w:rsidRPr="0075427B">
              <w:rPr>
                <w:rFonts w:asciiTheme="majorBidi" w:hAnsiTheme="majorBidi" w:cstheme="majorBidi"/>
                <w:sz w:val="22"/>
                <w:szCs w:val="22"/>
              </w:rPr>
              <w:lastRenderedPageBreak/>
              <w:t>prevents the daemon from starting, and displays a 'Kernel Version Mismatch' error to the user.</w:t>
            </w:r>
          </w:p>
        </w:tc>
      </w:tr>
    </w:tbl>
    <w:p w14:paraId="6D691627" w14:textId="6AD2093F" w:rsidR="00CC4F2E" w:rsidRDefault="00CC4F2E" w:rsidP="00CC4F2E">
      <w:pPr>
        <w:pStyle w:val="Caption"/>
        <w:rPr>
          <w:rFonts w:asciiTheme="majorBidi" w:hAnsiTheme="majorBidi" w:cstheme="majorBidi"/>
          <w:sz w:val="22"/>
          <w:szCs w:val="22"/>
        </w:rPr>
      </w:pPr>
      <w:bookmarkStart w:id="147" w:name="_Toc230180041"/>
      <w:bookmarkStart w:id="148" w:name="_Toc230968106"/>
      <w:r w:rsidRPr="0075427B">
        <w:rPr>
          <w:rFonts w:asciiTheme="majorBidi" w:hAnsiTheme="majorBidi" w:cstheme="majorBidi"/>
          <w:sz w:val="22"/>
          <w:szCs w:val="22"/>
        </w:rPr>
        <w:lastRenderedPageBreak/>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23</w:t>
      </w:r>
      <w:r w:rsidRPr="0075427B">
        <w:rPr>
          <w:rFonts w:asciiTheme="majorBidi" w:hAnsiTheme="majorBidi" w:cstheme="majorBidi"/>
          <w:sz w:val="22"/>
          <w:szCs w:val="22"/>
        </w:rPr>
        <w:fldChar w:fldCharType="end"/>
      </w:r>
      <w:r w:rsidR="008F1CBF">
        <w:rPr>
          <w:rFonts w:asciiTheme="majorBidi" w:hAnsiTheme="majorBidi" w:cstheme="majorBidi"/>
          <w:sz w:val="22"/>
          <w:szCs w:val="22"/>
        </w:rPr>
        <w:t>: UC-23</w:t>
      </w:r>
      <w:r w:rsidR="00C7549D">
        <w:rPr>
          <w:rFonts w:asciiTheme="majorBidi" w:hAnsiTheme="majorBidi" w:cstheme="majorBidi"/>
          <w:sz w:val="22"/>
          <w:szCs w:val="22"/>
        </w:rPr>
        <w:t xml:space="preserve"> -</w:t>
      </w:r>
      <w:r w:rsidR="008F1CBF">
        <w:rPr>
          <w:rFonts w:asciiTheme="majorBidi" w:hAnsiTheme="majorBidi" w:cstheme="majorBidi"/>
          <w:sz w:val="22"/>
          <w:szCs w:val="22"/>
        </w:rPr>
        <w:t xml:space="preserve"> </w:t>
      </w:r>
      <w:r w:rsidR="006F3915" w:rsidRPr="006F3915">
        <w:rPr>
          <w:rFonts w:asciiTheme="majorBidi" w:hAnsiTheme="majorBidi" w:cstheme="majorBidi"/>
          <w:sz w:val="22"/>
          <w:szCs w:val="22"/>
        </w:rPr>
        <w:t>Dynamic LKM Insertion/Removal</w:t>
      </w:r>
      <w:bookmarkEnd w:id="147"/>
      <w:bookmarkEnd w:id="148"/>
    </w:p>
    <w:p w14:paraId="4DC1108B" w14:textId="77777777" w:rsidR="005540A6" w:rsidRDefault="005540A6" w:rsidP="005540A6">
      <w:pPr>
        <w:rPr>
          <w:lang w:eastAsia="zh-CN" w:bidi="th-TH"/>
        </w:rPr>
      </w:pPr>
    </w:p>
    <w:p w14:paraId="7A30CAB0" w14:textId="77777777" w:rsidR="005540A6" w:rsidRDefault="005540A6" w:rsidP="005540A6">
      <w:pPr>
        <w:rPr>
          <w:lang w:eastAsia="zh-CN" w:bidi="th-TH"/>
        </w:rPr>
      </w:pPr>
    </w:p>
    <w:p w14:paraId="7C9AC18B" w14:textId="77777777" w:rsidR="005540A6" w:rsidRDefault="005540A6" w:rsidP="005540A6">
      <w:pPr>
        <w:rPr>
          <w:lang w:eastAsia="zh-CN" w:bidi="th-TH"/>
        </w:rPr>
      </w:pPr>
    </w:p>
    <w:p w14:paraId="0E952C79" w14:textId="77777777" w:rsidR="005540A6" w:rsidRPr="005540A6" w:rsidRDefault="005540A6" w:rsidP="005540A6">
      <w:pPr>
        <w:rPr>
          <w:lang w:eastAsia="zh-CN" w:bidi="th-TH"/>
        </w:rPr>
      </w:pPr>
    </w:p>
    <w:tbl>
      <w:tblPr>
        <w:tblStyle w:val="TableGrid"/>
        <w:tblW w:w="0" w:type="auto"/>
        <w:tblLook w:val="04A0" w:firstRow="1" w:lastRow="0" w:firstColumn="1" w:lastColumn="0" w:noHBand="0" w:noVBand="1"/>
      </w:tblPr>
      <w:tblGrid>
        <w:gridCol w:w="1182"/>
        <w:gridCol w:w="3887"/>
        <w:gridCol w:w="3950"/>
      </w:tblGrid>
      <w:tr w:rsidR="00CC4F2E" w:rsidRPr="0075427B" w14:paraId="4466EA7D" w14:textId="77777777" w:rsidTr="0079662D">
        <w:tc>
          <w:tcPr>
            <w:tcW w:w="1152" w:type="dxa"/>
          </w:tcPr>
          <w:p w14:paraId="72DFE224"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Identifier</w:t>
            </w:r>
          </w:p>
        </w:tc>
        <w:tc>
          <w:tcPr>
            <w:tcW w:w="4320" w:type="dxa"/>
            <w:gridSpan w:val="2"/>
          </w:tcPr>
          <w:p w14:paraId="11F3789D" w14:textId="1E80D79B"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UC-24</w:t>
            </w:r>
          </w:p>
        </w:tc>
      </w:tr>
      <w:tr w:rsidR="00CC4F2E" w:rsidRPr="0075427B" w14:paraId="4602F10B" w14:textId="77777777" w:rsidTr="0079662D">
        <w:tc>
          <w:tcPr>
            <w:tcW w:w="1152" w:type="dxa"/>
          </w:tcPr>
          <w:p w14:paraId="3B3E93E1"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Purpose</w:t>
            </w:r>
          </w:p>
        </w:tc>
        <w:tc>
          <w:tcPr>
            <w:tcW w:w="4320" w:type="dxa"/>
            <w:gridSpan w:val="2"/>
          </w:tcPr>
          <w:p w14:paraId="6ABBE9BD"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To comprehensively log all detection events, system state changes, and anomalies into a persistent format for long-term auditing and forensic analysis.</w:t>
            </w:r>
          </w:p>
        </w:tc>
      </w:tr>
      <w:tr w:rsidR="00CC4F2E" w:rsidRPr="0075427B" w14:paraId="00E7389E" w14:textId="77777777" w:rsidTr="0079662D">
        <w:tc>
          <w:tcPr>
            <w:tcW w:w="1152" w:type="dxa"/>
          </w:tcPr>
          <w:p w14:paraId="79E616B9"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Priority</w:t>
            </w:r>
          </w:p>
        </w:tc>
        <w:tc>
          <w:tcPr>
            <w:tcW w:w="4320" w:type="dxa"/>
            <w:gridSpan w:val="2"/>
          </w:tcPr>
          <w:p w14:paraId="0B02AE59"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High</w:t>
            </w:r>
          </w:p>
        </w:tc>
      </w:tr>
      <w:tr w:rsidR="00CC4F2E" w:rsidRPr="0075427B" w14:paraId="138A2AA5" w14:textId="77777777" w:rsidTr="0079662D">
        <w:tc>
          <w:tcPr>
            <w:tcW w:w="1152" w:type="dxa"/>
          </w:tcPr>
          <w:p w14:paraId="4173C649"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Pre-conditions</w:t>
            </w:r>
          </w:p>
        </w:tc>
        <w:tc>
          <w:tcPr>
            <w:tcW w:w="4320" w:type="dxa"/>
            <w:gridSpan w:val="2"/>
          </w:tcPr>
          <w:p w14:paraId="118AC3E7"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detection system is running.</w:t>
            </w:r>
            <w:r w:rsidRPr="0075427B">
              <w:rPr>
                <w:rFonts w:asciiTheme="majorBidi" w:hAnsiTheme="majorBidi" w:cstheme="majorBidi"/>
                <w:sz w:val="22"/>
                <w:szCs w:val="22"/>
              </w:rPr>
              <w:br/>
              <w:t>Sufficient disk space is available in the target logging directory (e.g., `/var/log/keystrike/`).</w:t>
            </w:r>
          </w:p>
        </w:tc>
      </w:tr>
      <w:tr w:rsidR="00CC4F2E" w:rsidRPr="0075427B" w14:paraId="119F53A9" w14:textId="77777777" w:rsidTr="0079662D">
        <w:tc>
          <w:tcPr>
            <w:tcW w:w="1152" w:type="dxa"/>
          </w:tcPr>
          <w:p w14:paraId="3692B87C"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Post-conditions</w:t>
            </w:r>
          </w:p>
        </w:tc>
        <w:tc>
          <w:tcPr>
            <w:tcW w:w="4320" w:type="dxa"/>
            <w:gridSpan w:val="2"/>
          </w:tcPr>
          <w:p w14:paraId="35BC3DE5"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Events are durably written to disk in a structured, parseable format (e.g., JSON or CSV).</w:t>
            </w:r>
            <w:r w:rsidRPr="0075427B">
              <w:rPr>
                <w:rFonts w:asciiTheme="majorBidi" w:hAnsiTheme="majorBidi" w:cstheme="majorBidi"/>
                <w:sz w:val="22"/>
                <w:szCs w:val="22"/>
              </w:rPr>
              <w:br/>
              <w:t>Log files are rotated and managed to prevent disk exhaustion.</w:t>
            </w:r>
          </w:p>
        </w:tc>
      </w:tr>
      <w:tr w:rsidR="00CC4F2E" w:rsidRPr="0075427B" w14:paraId="7F8F5DB3" w14:textId="77777777" w:rsidTr="0079662D">
        <w:tc>
          <w:tcPr>
            <w:tcW w:w="4320" w:type="dxa"/>
            <w:gridSpan w:val="3"/>
          </w:tcPr>
          <w:p w14:paraId="2859293A" w14:textId="77777777" w:rsidR="00CC4F2E" w:rsidRPr="0075427B" w:rsidRDefault="00CC4F2E" w:rsidP="0079662D">
            <w:pPr>
              <w:jc w:val="center"/>
              <w:rPr>
                <w:rFonts w:asciiTheme="majorBidi" w:hAnsiTheme="majorBidi" w:cstheme="majorBidi"/>
                <w:sz w:val="22"/>
                <w:szCs w:val="22"/>
              </w:rPr>
            </w:pPr>
            <w:r w:rsidRPr="0075427B">
              <w:rPr>
                <w:rFonts w:asciiTheme="majorBidi" w:hAnsiTheme="majorBidi" w:cstheme="majorBidi"/>
                <w:b/>
                <w:sz w:val="22"/>
                <w:szCs w:val="22"/>
              </w:rPr>
              <w:t>Typical Course of Action</w:t>
            </w:r>
          </w:p>
        </w:tc>
      </w:tr>
      <w:tr w:rsidR="00CC4F2E" w:rsidRPr="0075427B" w14:paraId="67AF6625" w14:textId="77777777" w:rsidTr="0079662D">
        <w:tc>
          <w:tcPr>
            <w:tcW w:w="1152" w:type="dxa"/>
          </w:tcPr>
          <w:p w14:paraId="3A0A8EBE"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4212EC76"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6B0631BF"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CC4F2E" w:rsidRPr="0075427B" w14:paraId="2AE0AD72" w14:textId="77777777" w:rsidTr="0079662D">
        <w:tc>
          <w:tcPr>
            <w:tcW w:w="1152" w:type="dxa"/>
          </w:tcPr>
          <w:p w14:paraId="4EEE79B9"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2DC097B5"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A 'HIGH Severity' anomaly event is triggered by the detection engine.</w:t>
            </w:r>
          </w:p>
        </w:tc>
        <w:tc>
          <w:tcPr>
            <w:tcW w:w="4320" w:type="dxa"/>
          </w:tcPr>
          <w:p w14:paraId="5088CB0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logging subsystem intercepts a copy of the alert payload.</w:t>
            </w:r>
          </w:p>
        </w:tc>
      </w:tr>
      <w:tr w:rsidR="00CC4F2E" w:rsidRPr="0075427B" w14:paraId="4C56F1B3" w14:textId="77777777" w:rsidTr="0079662D">
        <w:tc>
          <w:tcPr>
            <w:tcW w:w="1152" w:type="dxa"/>
          </w:tcPr>
          <w:p w14:paraId="086ABE37"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2</w:t>
            </w:r>
          </w:p>
        </w:tc>
        <w:tc>
          <w:tcPr>
            <w:tcW w:w="4320" w:type="dxa"/>
          </w:tcPr>
          <w:p w14:paraId="0210089E" w14:textId="77777777" w:rsidR="00CC4F2E" w:rsidRPr="0075427B" w:rsidRDefault="00CC4F2E" w:rsidP="0079662D">
            <w:pPr>
              <w:rPr>
                <w:rFonts w:asciiTheme="majorBidi" w:hAnsiTheme="majorBidi" w:cstheme="majorBidi"/>
                <w:sz w:val="22"/>
                <w:szCs w:val="22"/>
              </w:rPr>
            </w:pPr>
          </w:p>
        </w:tc>
        <w:tc>
          <w:tcPr>
            <w:tcW w:w="4320" w:type="dxa"/>
          </w:tcPr>
          <w:p w14:paraId="3C27579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system formats the payload, appending an absolute system timestamp and unique event ID.</w:t>
            </w:r>
          </w:p>
        </w:tc>
      </w:tr>
      <w:tr w:rsidR="00CC4F2E" w:rsidRPr="0075427B" w14:paraId="324E544B" w14:textId="77777777" w:rsidTr="0079662D">
        <w:tc>
          <w:tcPr>
            <w:tcW w:w="1152" w:type="dxa"/>
          </w:tcPr>
          <w:p w14:paraId="3E834E52"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3</w:t>
            </w:r>
          </w:p>
        </w:tc>
        <w:tc>
          <w:tcPr>
            <w:tcW w:w="4320" w:type="dxa"/>
          </w:tcPr>
          <w:p w14:paraId="4E608804" w14:textId="77777777" w:rsidR="00CC4F2E" w:rsidRPr="0075427B" w:rsidRDefault="00CC4F2E" w:rsidP="0079662D">
            <w:pPr>
              <w:rPr>
                <w:rFonts w:asciiTheme="majorBidi" w:hAnsiTheme="majorBidi" w:cstheme="majorBidi"/>
                <w:sz w:val="22"/>
                <w:szCs w:val="22"/>
              </w:rPr>
            </w:pPr>
          </w:p>
        </w:tc>
        <w:tc>
          <w:tcPr>
            <w:tcW w:w="4320" w:type="dxa"/>
          </w:tcPr>
          <w:p w14:paraId="684ECE54"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system synchronously appends the formatted string to the secure audit log file on the disk, ensuring the data is physically saved.</w:t>
            </w:r>
          </w:p>
        </w:tc>
      </w:tr>
      <w:tr w:rsidR="00CC4F2E" w:rsidRPr="0075427B" w14:paraId="0348E8FE" w14:textId="77777777" w:rsidTr="0079662D">
        <w:tc>
          <w:tcPr>
            <w:tcW w:w="4320" w:type="dxa"/>
            <w:gridSpan w:val="3"/>
          </w:tcPr>
          <w:p w14:paraId="02048AAE" w14:textId="77777777" w:rsidR="00CC4F2E" w:rsidRPr="0075427B" w:rsidRDefault="00CC4F2E" w:rsidP="0079662D">
            <w:pPr>
              <w:jc w:val="center"/>
              <w:rPr>
                <w:rFonts w:asciiTheme="majorBidi" w:hAnsiTheme="majorBidi" w:cstheme="majorBidi"/>
                <w:sz w:val="22"/>
                <w:szCs w:val="22"/>
              </w:rPr>
            </w:pPr>
            <w:r w:rsidRPr="0075427B">
              <w:rPr>
                <w:rFonts w:asciiTheme="majorBidi" w:hAnsiTheme="majorBidi" w:cstheme="majorBidi"/>
                <w:b/>
                <w:sz w:val="22"/>
                <w:szCs w:val="22"/>
              </w:rPr>
              <w:t>Alternate Course of Action</w:t>
            </w:r>
          </w:p>
        </w:tc>
      </w:tr>
      <w:tr w:rsidR="00CC4F2E" w:rsidRPr="0075427B" w14:paraId="64887FB4" w14:textId="77777777" w:rsidTr="0079662D">
        <w:tc>
          <w:tcPr>
            <w:tcW w:w="1152" w:type="dxa"/>
          </w:tcPr>
          <w:p w14:paraId="1F1EF919"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w:t>
            </w:r>
          </w:p>
        </w:tc>
        <w:tc>
          <w:tcPr>
            <w:tcW w:w="4320" w:type="dxa"/>
          </w:tcPr>
          <w:p w14:paraId="0246EDA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Actor Action</w:t>
            </w:r>
          </w:p>
        </w:tc>
        <w:tc>
          <w:tcPr>
            <w:tcW w:w="4320" w:type="dxa"/>
          </w:tcPr>
          <w:p w14:paraId="7616D223"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b/>
                <w:sz w:val="22"/>
                <w:szCs w:val="22"/>
              </w:rPr>
              <w:t>System Response</w:t>
            </w:r>
          </w:p>
        </w:tc>
      </w:tr>
      <w:tr w:rsidR="00CC4F2E" w:rsidRPr="0075427B" w14:paraId="064BA79F" w14:textId="77777777" w:rsidTr="0079662D">
        <w:tc>
          <w:tcPr>
            <w:tcW w:w="1152" w:type="dxa"/>
          </w:tcPr>
          <w:p w14:paraId="6397F807"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1</w:t>
            </w:r>
          </w:p>
        </w:tc>
        <w:tc>
          <w:tcPr>
            <w:tcW w:w="4320" w:type="dxa"/>
          </w:tcPr>
          <w:p w14:paraId="58130400"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primary partition holding the audit logs reaches 99% capacity.</w:t>
            </w:r>
          </w:p>
        </w:tc>
        <w:tc>
          <w:tcPr>
            <w:tcW w:w="4320" w:type="dxa"/>
          </w:tcPr>
          <w:p w14:paraId="6C8D5D92" w14:textId="77777777" w:rsidR="00CC4F2E" w:rsidRPr="0075427B" w:rsidRDefault="00CC4F2E" w:rsidP="0079662D">
            <w:pPr>
              <w:rPr>
                <w:rFonts w:asciiTheme="majorBidi" w:hAnsiTheme="majorBidi" w:cstheme="majorBidi"/>
                <w:sz w:val="22"/>
                <w:szCs w:val="22"/>
              </w:rPr>
            </w:pPr>
            <w:r w:rsidRPr="0075427B">
              <w:rPr>
                <w:rFonts w:asciiTheme="majorBidi" w:hAnsiTheme="majorBidi" w:cstheme="majorBidi"/>
                <w:sz w:val="22"/>
                <w:szCs w:val="22"/>
              </w:rPr>
              <w:t>The system's internal health check detects the low disk space condition. To prevent system crashes, it automatically triggers a log rotation, compresses older archives, and if space remains critical, safely suspends writing new logs while triggering an emergency UI alert: 'Audit Logging Suspended - Disk Full'.</w:t>
            </w:r>
          </w:p>
        </w:tc>
      </w:tr>
    </w:tbl>
    <w:p w14:paraId="5FAE4D32" w14:textId="6819EB47" w:rsidR="00CC4F2E" w:rsidRPr="0075427B" w:rsidRDefault="00CC4F2E" w:rsidP="00CC4F2E">
      <w:pPr>
        <w:pStyle w:val="Caption"/>
        <w:rPr>
          <w:rFonts w:asciiTheme="majorBidi" w:hAnsiTheme="majorBidi" w:cstheme="majorBidi"/>
          <w:sz w:val="22"/>
          <w:szCs w:val="22"/>
        </w:rPr>
      </w:pPr>
      <w:bookmarkStart w:id="149" w:name="_Toc230180042"/>
      <w:bookmarkStart w:id="150" w:name="_Toc230968107"/>
      <w:r w:rsidRPr="0075427B">
        <w:rPr>
          <w:rFonts w:asciiTheme="majorBidi" w:hAnsiTheme="majorBidi" w:cstheme="majorBidi"/>
          <w:sz w:val="22"/>
          <w:szCs w:val="22"/>
        </w:rPr>
        <w:t xml:space="preserve">Table </w:t>
      </w:r>
      <w:r w:rsidRPr="0075427B">
        <w:rPr>
          <w:rFonts w:asciiTheme="majorBidi" w:hAnsiTheme="majorBidi" w:cstheme="majorBidi"/>
          <w:sz w:val="22"/>
          <w:szCs w:val="22"/>
        </w:rPr>
        <w:fldChar w:fldCharType="begin"/>
      </w:r>
      <w:r w:rsidRPr="0075427B">
        <w:rPr>
          <w:rFonts w:asciiTheme="majorBidi" w:hAnsiTheme="majorBidi" w:cstheme="majorBidi"/>
          <w:sz w:val="22"/>
          <w:szCs w:val="22"/>
        </w:rPr>
        <w:instrText xml:space="preserve"> SEQ Table \* ARABIC </w:instrText>
      </w:r>
      <w:r w:rsidRPr="0075427B">
        <w:rPr>
          <w:rFonts w:asciiTheme="majorBidi" w:hAnsiTheme="majorBidi" w:cstheme="majorBidi"/>
          <w:sz w:val="22"/>
          <w:szCs w:val="22"/>
        </w:rPr>
        <w:fldChar w:fldCharType="separate"/>
      </w:r>
      <w:r w:rsidR="001E1560">
        <w:rPr>
          <w:rFonts w:asciiTheme="majorBidi" w:hAnsiTheme="majorBidi" w:cstheme="majorBidi"/>
          <w:noProof/>
          <w:sz w:val="22"/>
          <w:szCs w:val="22"/>
        </w:rPr>
        <w:t>24</w:t>
      </w:r>
      <w:r w:rsidRPr="0075427B">
        <w:rPr>
          <w:rFonts w:asciiTheme="majorBidi" w:hAnsiTheme="majorBidi" w:cstheme="majorBidi"/>
          <w:sz w:val="22"/>
          <w:szCs w:val="22"/>
        </w:rPr>
        <w:fldChar w:fldCharType="end"/>
      </w:r>
      <w:r w:rsidR="006F3915">
        <w:rPr>
          <w:rFonts w:asciiTheme="majorBidi" w:hAnsiTheme="majorBidi" w:cstheme="majorBidi"/>
          <w:sz w:val="22"/>
          <w:szCs w:val="22"/>
        </w:rPr>
        <w:t xml:space="preserve">: UC-24 </w:t>
      </w:r>
      <w:r w:rsidR="00C7549D">
        <w:rPr>
          <w:rFonts w:asciiTheme="majorBidi" w:hAnsiTheme="majorBidi" w:cstheme="majorBidi"/>
          <w:sz w:val="22"/>
          <w:szCs w:val="22"/>
        </w:rPr>
        <w:t xml:space="preserve">- </w:t>
      </w:r>
      <w:r w:rsidR="00B228D0" w:rsidRPr="00B228D0">
        <w:rPr>
          <w:rFonts w:asciiTheme="majorBidi" w:hAnsiTheme="majorBidi" w:cstheme="majorBidi"/>
          <w:sz w:val="22"/>
          <w:szCs w:val="22"/>
        </w:rPr>
        <w:t>Persistent Audit Logging</w:t>
      </w:r>
      <w:bookmarkEnd w:id="149"/>
      <w:bookmarkEnd w:id="150"/>
    </w:p>
    <w:p w14:paraId="7E545706" w14:textId="78147486" w:rsidR="0089508A" w:rsidRPr="00ED29F0" w:rsidRDefault="00E14413" w:rsidP="004026A6">
      <w:pPr>
        <w:pStyle w:val="Heading2"/>
        <w:rPr>
          <w:rFonts w:asciiTheme="majorBidi" w:hAnsiTheme="majorBidi" w:cstheme="majorBidi"/>
        </w:rPr>
      </w:pPr>
      <w:bookmarkStart w:id="151" w:name="_Toc61468821"/>
      <w:bookmarkStart w:id="152" w:name="_Toc61471639"/>
      <w:bookmarkStart w:id="153" w:name="_Toc230180108"/>
      <w:r w:rsidRPr="00ED29F0">
        <w:rPr>
          <w:rFonts w:asciiTheme="majorBidi" w:hAnsiTheme="majorBidi" w:cstheme="majorBidi"/>
        </w:rPr>
        <w:lastRenderedPageBreak/>
        <w:t>Use C</w:t>
      </w:r>
      <w:r w:rsidR="0089508A" w:rsidRPr="00ED29F0">
        <w:rPr>
          <w:rFonts w:asciiTheme="majorBidi" w:hAnsiTheme="majorBidi" w:cstheme="majorBidi"/>
        </w:rPr>
        <w:t>ase Diagram</w:t>
      </w:r>
      <w:bookmarkEnd w:id="151"/>
      <w:bookmarkEnd w:id="152"/>
      <w:bookmarkEnd w:id="153"/>
    </w:p>
    <w:p w14:paraId="2B762BAD" w14:textId="1CF4F17F" w:rsidR="00D221C2" w:rsidRPr="00ED29F0" w:rsidRDefault="00DB0631" w:rsidP="00DB0631">
      <w:pPr>
        <w:jc w:val="center"/>
        <w:rPr>
          <w:rFonts w:asciiTheme="majorBidi" w:hAnsiTheme="majorBidi" w:cstheme="majorBidi"/>
          <w:i/>
          <w:iCs/>
        </w:rPr>
      </w:pPr>
      <w:bookmarkStart w:id="154" w:name="_Toc228207480"/>
      <w:bookmarkStart w:id="155" w:name="_Toc230198003"/>
      <w:r w:rsidRPr="00ED29F0">
        <w:rPr>
          <w:i/>
          <w:iCs/>
          <w:noProof/>
        </w:rPr>
        <w:drawing>
          <wp:anchor distT="0" distB="0" distL="114300" distR="114300" simplePos="0" relativeHeight="251658240" behindDoc="1" locked="0" layoutInCell="1" allowOverlap="1" wp14:anchorId="478EA1D1" wp14:editId="6976C011">
            <wp:simplePos x="0" y="0"/>
            <wp:positionH relativeFrom="margin">
              <wp:align>center</wp:align>
            </wp:positionH>
            <wp:positionV relativeFrom="paragraph">
              <wp:posOffset>9525</wp:posOffset>
            </wp:positionV>
            <wp:extent cx="4706620" cy="2743200"/>
            <wp:effectExtent l="0" t="0" r="0" b="0"/>
            <wp:wrapTopAndBottom/>
            <wp:docPr id="1590804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r="17872" b="29961"/>
                    <a:stretch>
                      <a:fillRect/>
                    </a:stretch>
                  </pic:blipFill>
                  <pic:spPr bwMode="auto">
                    <a:xfrm>
                      <a:off x="0" y="0"/>
                      <a:ext cx="4706620" cy="2743200"/>
                    </a:xfrm>
                    <a:prstGeom prst="rect">
                      <a:avLst/>
                    </a:prstGeom>
                    <a:noFill/>
                    <a:ln>
                      <a:noFill/>
                    </a:ln>
                    <a:extLst>
                      <a:ext uri="{53640926-AAD7-44D8-BBD7-CCE9431645EC}">
                        <a14:shadowObscured xmlns:a14="http://schemas.microsoft.com/office/drawing/2010/main"/>
                      </a:ext>
                    </a:extLst>
                  </pic:spPr>
                </pic:pic>
              </a:graphicData>
            </a:graphic>
          </wp:anchor>
        </w:drawing>
      </w:r>
      <w:r w:rsidR="00D221C2" w:rsidRPr="00ED29F0">
        <w:rPr>
          <w:rFonts w:asciiTheme="majorBidi" w:hAnsiTheme="majorBidi" w:cstheme="majorBidi"/>
          <w:i/>
          <w:iCs/>
          <w:sz w:val="22"/>
          <w:szCs w:val="22"/>
        </w:rPr>
        <w:t xml:space="preserve">Figure </w:t>
      </w:r>
      <w:r w:rsidR="00D221C2" w:rsidRPr="00ED29F0">
        <w:rPr>
          <w:rFonts w:asciiTheme="majorBidi" w:hAnsiTheme="majorBidi" w:cstheme="majorBidi"/>
          <w:i/>
          <w:iCs/>
          <w:sz w:val="22"/>
          <w:szCs w:val="22"/>
        </w:rPr>
        <w:fldChar w:fldCharType="begin"/>
      </w:r>
      <w:r w:rsidR="00D221C2" w:rsidRPr="00ED29F0">
        <w:rPr>
          <w:rFonts w:asciiTheme="majorBidi" w:hAnsiTheme="majorBidi" w:cstheme="majorBidi"/>
          <w:i/>
          <w:iCs/>
          <w:sz w:val="22"/>
          <w:szCs w:val="22"/>
        </w:rPr>
        <w:instrText xml:space="preserve"> SEQ Figure \* ARABIC </w:instrText>
      </w:r>
      <w:r w:rsidR="00D221C2" w:rsidRPr="00ED29F0">
        <w:rPr>
          <w:rFonts w:asciiTheme="majorBidi" w:hAnsiTheme="majorBidi" w:cstheme="majorBidi"/>
          <w:i/>
          <w:iCs/>
          <w:sz w:val="22"/>
          <w:szCs w:val="22"/>
        </w:rPr>
        <w:fldChar w:fldCharType="separate"/>
      </w:r>
      <w:r w:rsidR="001E1560">
        <w:rPr>
          <w:rFonts w:asciiTheme="majorBidi" w:hAnsiTheme="majorBidi" w:cstheme="majorBidi"/>
          <w:i/>
          <w:iCs/>
          <w:noProof/>
          <w:sz w:val="22"/>
          <w:szCs w:val="22"/>
        </w:rPr>
        <w:t>1</w:t>
      </w:r>
      <w:r w:rsidR="00D221C2" w:rsidRPr="00ED29F0">
        <w:rPr>
          <w:rFonts w:asciiTheme="majorBidi" w:hAnsiTheme="majorBidi" w:cstheme="majorBidi"/>
          <w:i/>
          <w:iCs/>
          <w:sz w:val="22"/>
          <w:szCs w:val="22"/>
        </w:rPr>
        <w:fldChar w:fldCharType="end"/>
      </w:r>
      <w:r w:rsidRPr="00ED29F0">
        <w:rPr>
          <w:rFonts w:asciiTheme="majorBidi" w:hAnsiTheme="majorBidi" w:cstheme="majorBidi"/>
          <w:i/>
          <w:iCs/>
          <w:sz w:val="22"/>
          <w:szCs w:val="22"/>
        </w:rPr>
        <w:t>: Use Case Diagram</w:t>
      </w:r>
      <w:bookmarkEnd w:id="154"/>
      <w:bookmarkEnd w:id="155"/>
    </w:p>
    <w:p w14:paraId="5B04B243" w14:textId="77777777" w:rsidR="007704AE" w:rsidRPr="00ED29F0" w:rsidRDefault="007704AE" w:rsidP="00EF0C18">
      <w:pPr>
        <w:pStyle w:val="Heading2"/>
        <w:rPr>
          <w:rFonts w:asciiTheme="majorBidi" w:hAnsiTheme="majorBidi" w:cstheme="majorBidi"/>
        </w:rPr>
      </w:pPr>
      <w:bookmarkStart w:id="156" w:name="_Toc457685304"/>
      <w:bookmarkStart w:id="157" w:name="_Toc61468822"/>
      <w:bookmarkStart w:id="158" w:name="_Toc61471640"/>
      <w:bookmarkStart w:id="159" w:name="_Toc230180109"/>
      <w:r w:rsidRPr="00ED29F0">
        <w:rPr>
          <w:rFonts w:asciiTheme="majorBidi" w:hAnsiTheme="majorBidi" w:cstheme="majorBidi"/>
        </w:rPr>
        <w:t>Nonfunctional Requirements</w:t>
      </w:r>
      <w:bookmarkEnd w:id="156"/>
      <w:bookmarkEnd w:id="157"/>
      <w:bookmarkEnd w:id="158"/>
      <w:bookmarkEnd w:id="159"/>
    </w:p>
    <w:p w14:paraId="5E37A987" w14:textId="22D3C03B" w:rsidR="007704AE" w:rsidRPr="00ED29F0" w:rsidRDefault="007704AE" w:rsidP="00C929A9">
      <w:pPr>
        <w:pStyle w:val="Heading3"/>
        <w:rPr>
          <w:rFonts w:asciiTheme="majorBidi" w:hAnsiTheme="majorBidi" w:cstheme="majorBidi"/>
        </w:rPr>
      </w:pPr>
      <w:bookmarkStart w:id="160" w:name="_Toc457685305"/>
      <w:bookmarkStart w:id="161" w:name="_Toc61468823"/>
      <w:r w:rsidRPr="00ED29F0">
        <w:rPr>
          <w:rFonts w:asciiTheme="majorBidi" w:hAnsiTheme="majorBidi" w:cstheme="majorBidi"/>
        </w:rPr>
        <w:t>Performance Requirements</w:t>
      </w:r>
      <w:bookmarkEnd w:id="160"/>
      <w:bookmarkEnd w:id="161"/>
    </w:p>
    <w:p w14:paraId="10DF0A76" w14:textId="4EBAEDFB" w:rsidR="3CF77ACC" w:rsidRPr="00ED29F0" w:rsidRDefault="3CF77ACC" w:rsidP="001C3955">
      <w:pPr>
        <w:jc w:val="both"/>
        <w:rPr>
          <w:rFonts w:asciiTheme="majorBidi" w:hAnsiTheme="majorBidi" w:cstheme="majorBidi"/>
          <w:sz w:val="22"/>
          <w:szCs w:val="18"/>
        </w:rPr>
      </w:pPr>
      <w:r w:rsidRPr="00ED29F0">
        <w:rPr>
          <w:rFonts w:asciiTheme="majorBidi" w:hAnsiTheme="majorBidi" w:cstheme="majorBidi"/>
          <w:sz w:val="22"/>
          <w:szCs w:val="18"/>
        </w:rPr>
        <w:t>The proposed system shall operate as a lightweight, real-time Linux security solution capable of monitoring keyboard-related behavioral metadata (event timing, frequency, and process context) at the kernel level. The LKM shall collect only non-sensitive metadata and transfer it to user space via Netlink sockets for processing and analysis.</w:t>
      </w:r>
    </w:p>
    <w:p w14:paraId="2F034DB6" w14:textId="773EA2BB" w:rsidR="519C01EF" w:rsidRPr="00ED29F0" w:rsidRDefault="519C01EF" w:rsidP="001C3955">
      <w:pPr>
        <w:jc w:val="both"/>
        <w:rPr>
          <w:rFonts w:asciiTheme="majorBidi" w:hAnsiTheme="majorBidi" w:cstheme="majorBidi"/>
          <w:sz w:val="22"/>
          <w:szCs w:val="18"/>
        </w:rPr>
      </w:pPr>
      <w:r w:rsidRPr="00ED29F0">
        <w:rPr>
          <w:rFonts w:asciiTheme="majorBidi" w:hAnsiTheme="majorBidi" w:cstheme="majorBidi"/>
          <w:sz w:val="22"/>
          <w:szCs w:val="22"/>
        </w:rPr>
        <w:t>The Python-based detection daemon shall continuously analyze telemetry data and use the Random Forest classifier to identify suspicious keylogging behavior with minimal impact on normal system operations. The system should maintain efficient performance while processing telemetry metrics such as system call frequency, process activity, timing anomalies, and keyboard interaction patterns.</w:t>
      </w:r>
    </w:p>
    <w:p w14:paraId="0CCF32F0" w14:textId="3365DEA4" w:rsidR="519C01EF" w:rsidRPr="00ED29F0" w:rsidRDefault="519C01EF" w:rsidP="001C3955">
      <w:pPr>
        <w:jc w:val="both"/>
        <w:rPr>
          <w:rFonts w:asciiTheme="majorBidi" w:hAnsiTheme="majorBidi" w:cstheme="majorBidi"/>
          <w:sz w:val="22"/>
          <w:szCs w:val="18"/>
        </w:rPr>
      </w:pPr>
      <w:r w:rsidRPr="00ED29F0">
        <w:rPr>
          <w:rFonts w:asciiTheme="majorBidi" w:hAnsiTheme="majorBidi" w:cstheme="majorBidi"/>
          <w:sz w:val="22"/>
          <w:szCs w:val="22"/>
        </w:rPr>
        <w:t>The dashboard shall display real-time alerts, logs, and system health information with minimal delay during continuous monitoring. System performance will be evaluated using metrics such as detection accuracy, false positive and false negative rates, detection latency, CPU and memory usage, and system stability during continuous execution.</w:t>
      </w:r>
      <w:r w:rsidRPr="00ED29F0">
        <w:rPr>
          <w:rFonts w:asciiTheme="majorBidi" w:hAnsiTheme="majorBidi" w:cstheme="majorBidi"/>
          <w:sz w:val="22"/>
          <w:szCs w:val="18"/>
        </w:rPr>
        <w:t xml:space="preserve"> </w:t>
      </w:r>
    </w:p>
    <w:p w14:paraId="08221F16" w14:textId="77777777" w:rsidR="007704AE" w:rsidRPr="00ED29F0" w:rsidRDefault="007704AE" w:rsidP="0088687A">
      <w:pPr>
        <w:pStyle w:val="Heading3"/>
        <w:rPr>
          <w:rFonts w:asciiTheme="majorBidi" w:hAnsiTheme="majorBidi" w:cstheme="majorBidi"/>
        </w:rPr>
      </w:pPr>
      <w:bookmarkStart w:id="162" w:name="_Toc439994691"/>
      <w:bookmarkStart w:id="163" w:name="_Toc457685306"/>
      <w:bookmarkStart w:id="164" w:name="_Toc61468824"/>
      <w:r w:rsidRPr="00ED29F0">
        <w:rPr>
          <w:rFonts w:asciiTheme="majorBidi" w:hAnsiTheme="majorBidi" w:cstheme="majorBidi"/>
        </w:rPr>
        <w:t>Safety Requirements</w:t>
      </w:r>
      <w:bookmarkEnd w:id="162"/>
      <w:bookmarkEnd w:id="163"/>
      <w:bookmarkEnd w:id="164"/>
    </w:p>
    <w:p w14:paraId="188AC343" w14:textId="17357040" w:rsidR="519C01EF" w:rsidRPr="00ED29F0" w:rsidRDefault="519C01EF" w:rsidP="001C3955">
      <w:pPr>
        <w:jc w:val="both"/>
        <w:rPr>
          <w:rFonts w:ascii="Times New Roman" w:hAnsi="Times New Roman"/>
          <w:sz w:val="22"/>
          <w:szCs w:val="18"/>
        </w:rPr>
      </w:pPr>
      <w:r w:rsidRPr="00ED29F0">
        <w:rPr>
          <w:rFonts w:ascii="Times New Roman" w:hAnsi="Times New Roman"/>
          <w:sz w:val="22"/>
          <w:szCs w:val="18"/>
        </w:rPr>
        <w:t>The proposed system shall ensure safe operation for end users while performing kernel-level monitoring. Since the system uses Linux Kernel Modules (LKMs) and kernel telemetry mechanisms, safeguards shall be implemented to minimize risks related to kernel module failures, crashes, or instability.</w:t>
      </w:r>
    </w:p>
    <w:p w14:paraId="28A42F70" w14:textId="43E963A9" w:rsidR="519C01EF" w:rsidRPr="00ED29F0" w:rsidRDefault="519C01EF" w:rsidP="001C3955">
      <w:pPr>
        <w:jc w:val="both"/>
        <w:rPr>
          <w:rFonts w:ascii="Times New Roman" w:hAnsi="Times New Roman"/>
          <w:sz w:val="22"/>
          <w:szCs w:val="18"/>
        </w:rPr>
      </w:pPr>
      <w:r w:rsidRPr="00ED29F0">
        <w:rPr>
          <w:rFonts w:ascii="Times New Roman" w:hAnsi="Times New Roman"/>
          <w:sz w:val="22"/>
          <w:szCs w:val="18"/>
        </w:rPr>
        <w:t>In case of LKM failure, unexpected behavior, or telemetry collection errors, the system shall safely terminate or unload the monitoring module without affecting core Linux functionality or causing system crashes. The monitoring components shall avoid direct modification of critical kernel structures and shall operate in a controlled manner to reduce the risk of kernel panics or system instability.</w:t>
      </w:r>
    </w:p>
    <w:p w14:paraId="6878969E" w14:textId="677B49A6" w:rsidR="001C3955" w:rsidRPr="00ED29F0" w:rsidRDefault="519C01EF" w:rsidP="004A678E">
      <w:pPr>
        <w:jc w:val="both"/>
        <w:rPr>
          <w:rFonts w:ascii="Times New Roman" w:hAnsi="Times New Roman"/>
          <w:sz w:val="22"/>
          <w:szCs w:val="18"/>
        </w:rPr>
      </w:pPr>
      <w:r w:rsidRPr="00ED29F0">
        <w:rPr>
          <w:rFonts w:ascii="Times New Roman" w:hAnsi="Times New Roman"/>
          <w:sz w:val="22"/>
          <w:szCs w:val="18"/>
        </w:rPr>
        <w:t>Any threat management actions, such as quarantining suspicious processes, shall require user confirmation before execution to prevent accidental interruption of legitimate system processes.</w:t>
      </w:r>
    </w:p>
    <w:p w14:paraId="05F6F5F1" w14:textId="77777777" w:rsidR="007704AE" w:rsidRPr="00ED29F0" w:rsidRDefault="007704AE" w:rsidP="001F380B">
      <w:pPr>
        <w:pStyle w:val="Heading3"/>
        <w:rPr>
          <w:rFonts w:asciiTheme="majorBidi" w:hAnsiTheme="majorBidi" w:cstheme="majorBidi"/>
        </w:rPr>
      </w:pPr>
      <w:bookmarkStart w:id="165" w:name="_Toc439994692"/>
      <w:bookmarkStart w:id="166" w:name="_Toc457685307"/>
      <w:bookmarkStart w:id="167" w:name="_Toc61468825"/>
      <w:r w:rsidRPr="00ED29F0">
        <w:rPr>
          <w:rFonts w:asciiTheme="majorBidi" w:hAnsiTheme="majorBidi" w:cstheme="majorBidi"/>
        </w:rPr>
        <w:t>Security Requirements</w:t>
      </w:r>
      <w:bookmarkEnd w:id="165"/>
      <w:bookmarkEnd w:id="166"/>
      <w:bookmarkEnd w:id="167"/>
    </w:p>
    <w:p w14:paraId="27EB4108" w14:textId="750B27D6" w:rsidR="007704AE" w:rsidRPr="00ED29F0" w:rsidRDefault="519C01EF" w:rsidP="000E0341">
      <w:pPr>
        <w:spacing w:before="240" w:after="240"/>
        <w:jc w:val="both"/>
        <w:rPr>
          <w:rFonts w:ascii="Times New Roman" w:hAnsi="Times New Roman"/>
          <w:sz w:val="22"/>
          <w:szCs w:val="18"/>
        </w:rPr>
      </w:pPr>
      <w:r w:rsidRPr="00ED29F0">
        <w:rPr>
          <w:rFonts w:ascii="Times New Roman" w:hAnsi="Times New Roman"/>
          <w:sz w:val="22"/>
          <w:szCs w:val="18"/>
        </w:rPr>
        <w:lastRenderedPageBreak/>
        <w:t>The proposed system shall securely collect and process kernel-level telemetry including system call traces, process behavior, kernel hooks, and device access patterns. The application shall not store actual user keystrokes or sensitive typed content, ensuring user privacy during monitoring.</w:t>
      </w:r>
    </w:p>
    <w:p w14:paraId="01A4D606" w14:textId="713EBE02" w:rsidR="007704AE" w:rsidRPr="00ED29F0" w:rsidRDefault="519C01EF" w:rsidP="000E0341">
      <w:pPr>
        <w:spacing w:before="240" w:after="240"/>
        <w:jc w:val="both"/>
        <w:rPr>
          <w:rFonts w:ascii="Times New Roman" w:hAnsi="Times New Roman"/>
          <w:sz w:val="22"/>
          <w:szCs w:val="18"/>
        </w:rPr>
      </w:pPr>
      <w:r w:rsidRPr="00ED29F0">
        <w:rPr>
          <w:rFonts w:ascii="Times New Roman" w:hAnsi="Times New Roman"/>
          <w:sz w:val="22"/>
          <w:szCs w:val="18"/>
        </w:rPr>
        <w:t>Access to telemetry logs, AI detection results, and dashboard controls shall be restricted to authorized users only. The system shall provide secure handling of monitoring data to prevent unauthorized access, modification, or misuse.</w:t>
      </w:r>
    </w:p>
    <w:p w14:paraId="6E45C270" w14:textId="128C0DF1" w:rsidR="007704AE" w:rsidRPr="00ED29F0" w:rsidRDefault="519C01EF" w:rsidP="000E0341">
      <w:pPr>
        <w:spacing w:before="240" w:after="240"/>
        <w:jc w:val="both"/>
        <w:rPr>
          <w:sz w:val="22"/>
          <w:szCs w:val="18"/>
        </w:rPr>
      </w:pPr>
      <w:r w:rsidRPr="00ED29F0">
        <w:rPr>
          <w:rFonts w:ascii="Times New Roman" w:hAnsi="Times New Roman"/>
          <w:sz w:val="22"/>
          <w:szCs w:val="18"/>
        </w:rPr>
        <w:t>The AI detection engine and Linux Kernel Module (LKM) shall operate with controlled permissions to minimize security risks and reduce the possibility of privilege abuse. Additionally, all simulated keyloggers used for testing and dataset generation shall remain isolated within controlled environments and shall not contain harmful payloads.</w:t>
      </w:r>
    </w:p>
    <w:p w14:paraId="0541431E" w14:textId="77777777" w:rsidR="007704AE" w:rsidRPr="00ED29F0" w:rsidRDefault="007704AE" w:rsidP="0088687A">
      <w:pPr>
        <w:pStyle w:val="Heading3"/>
        <w:rPr>
          <w:rFonts w:asciiTheme="majorBidi" w:hAnsiTheme="majorBidi" w:cstheme="majorBidi"/>
        </w:rPr>
      </w:pPr>
      <w:bookmarkStart w:id="168" w:name="_Toc457685308"/>
      <w:bookmarkStart w:id="169" w:name="_Toc61468826"/>
      <w:r w:rsidRPr="00ED29F0">
        <w:rPr>
          <w:rFonts w:asciiTheme="majorBidi" w:hAnsiTheme="majorBidi" w:cstheme="majorBidi"/>
        </w:rPr>
        <w:t>Additional Software Quality Attributes</w:t>
      </w:r>
      <w:bookmarkEnd w:id="168"/>
      <w:bookmarkEnd w:id="169"/>
    </w:p>
    <w:p w14:paraId="58FD31C5" w14:textId="73D5F982" w:rsidR="007704AE" w:rsidRPr="00ED29F0" w:rsidRDefault="519C01EF" w:rsidP="000E0341">
      <w:pPr>
        <w:spacing w:before="240" w:after="240"/>
        <w:jc w:val="both"/>
        <w:rPr>
          <w:rFonts w:ascii="Times New Roman" w:hAnsi="Times New Roman"/>
          <w:sz w:val="22"/>
          <w:szCs w:val="18"/>
        </w:rPr>
      </w:pPr>
      <w:r w:rsidRPr="00ED29F0">
        <w:rPr>
          <w:rFonts w:ascii="Times New Roman" w:hAnsi="Times New Roman"/>
          <w:sz w:val="22"/>
          <w:szCs w:val="18"/>
        </w:rPr>
        <w:t>The proposed system shall be lightweight, reliable, and maintainable to ensure practical deployment on Linux systems. The application should support continuous monitoring with stable performance and minimal interruption to normal system operations.</w:t>
      </w:r>
    </w:p>
    <w:p w14:paraId="79465522" w14:textId="6D6AA83D" w:rsidR="007704AE" w:rsidRPr="00ED29F0" w:rsidRDefault="519C01EF" w:rsidP="000E0341">
      <w:pPr>
        <w:spacing w:before="240" w:after="240"/>
        <w:jc w:val="both"/>
        <w:rPr>
          <w:rFonts w:ascii="Times New Roman" w:hAnsi="Times New Roman"/>
          <w:sz w:val="22"/>
          <w:szCs w:val="18"/>
        </w:rPr>
      </w:pPr>
      <w:r w:rsidRPr="00ED29F0">
        <w:rPr>
          <w:rFonts w:ascii="Times New Roman" w:hAnsi="Times New Roman"/>
          <w:sz w:val="22"/>
          <w:szCs w:val="18"/>
        </w:rPr>
        <w:t>The system shall provide a user-friendly dashboard with clear visualization of alerts, telemetry logs, and detection results to improve usability for both technical and non-technical users. The architecture shall remain modular and flexible to allow future improvements in AI models, telemetry collection methods, and detection techniques.</w:t>
      </w:r>
    </w:p>
    <w:p w14:paraId="33B89643" w14:textId="6C81BC50" w:rsidR="007704AE" w:rsidRPr="00ED29F0" w:rsidRDefault="519C01EF" w:rsidP="000E0341">
      <w:pPr>
        <w:spacing w:before="240" w:after="240"/>
        <w:jc w:val="both"/>
        <w:rPr>
          <w:rFonts w:ascii="Times New Roman" w:hAnsi="Times New Roman"/>
          <w:sz w:val="22"/>
          <w:szCs w:val="18"/>
        </w:rPr>
      </w:pPr>
      <w:r w:rsidRPr="00ED29F0">
        <w:rPr>
          <w:rFonts w:ascii="Times New Roman" w:hAnsi="Times New Roman"/>
          <w:sz w:val="22"/>
          <w:szCs w:val="18"/>
        </w:rPr>
        <w:t>The solution shall be designed to support compatibility across different Linux distributions and kernel versions where possible. Additionally, the system should provide accurate and interpretable detection results to help users understand why suspicious behavior was flagged by the AI engine.</w:t>
      </w:r>
    </w:p>
    <w:p w14:paraId="4B69634D" w14:textId="77777777" w:rsidR="007704AE" w:rsidRPr="00ED29F0" w:rsidRDefault="007704AE" w:rsidP="001F380B">
      <w:pPr>
        <w:pStyle w:val="Heading2"/>
        <w:rPr>
          <w:rFonts w:asciiTheme="majorBidi" w:hAnsiTheme="majorBidi" w:cstheme="majorBidi"/>
        </w:rPr>
      </w:pPr>
      <w:bookmarkStart w:id="170" w:name="_Toc457685309"/>
      <w:bookmarkStart w:id="171" w:name="_Toc61468827"/>
      <w:bookmarkStart w:id="172" w:name="_Toc61471641"/>
      <w:bookmarkStart w:id="173" w:name="_Toc230180110"/>
      <w:r w:rsidRPr="00ED29F0">
        <w:rPr>
          <w:rFonts w:asciiTheme="majorBidi" w:hAnsiTheme="majorBidi" w:cstheme="majorBidi"/>
        </w:rPr>
        <w:t>Other Requirements</w:t>
      </w:r>
      <w:bookmarkEnd w:id="170"/>
      <w:bookmarkEnd w:id="171"/>
      <w:bookmarkEnd w:id="172"/>
      <w:bookmarkEnd w:id="173"/>
    </w:p>
    <w:p w14:paraId="302D6C0C" w14:textId="078418D9" w:rsidR="007704AE" w:rsidRPr="00ED29F0" w:rsidRDefault="3CF77ACC" w:rsidP="001F380B">
      <w:pPr>
        <w:spacing w:before="240" w:after="240"/>
        <w:jc w:val="both"/>
        <w:rPr>
          <w:rFonts w:ascii="Times New Roman" w:hAnsi="Times New Roman"/>
          <w:sz w:val="22"/>
          <w:szCs w:val="18"/>
        </w:rPr>
      </w:pPr>
      <w:r w:rsidRPr="00ED29F0">
        <w:rPr>
          <w:rFonts w:ascii="Times New Roman" w:hAnsi="Times New Roman"/>
          <w:sz w:val="22"/>
          <w:szCs w:val="18"/>
        </w:rPr>
        <w:t>The proposed system shall require a Linux-based environment with support for Linux Kernel Modules (LKMs), and Python-based AI/ML libraries. The application shall integrate a kernel monitoring module, AI detection engine, and visualization dashboard into a single deployable Linux package.</w:t>
      </w:r>
    </w:p>
    <w:p w14:paraId="17A1A14A" w14:textId="37D4BF03" w:rsidR="007704AE" w:rsidRPr="00ED29F0" w:rsidRDefault="3CF77ACC" w:rsidP="001F380B">
      <w:pPr>
        <w:spacing w:before="240" w:after="240"/>
        <w:jc w:val="both"/>
        <w:rPr>
          <w:rFonts w:ascii="Times New Roman" w:hAnsi="Times New Roman"/>
          <w:sz w:val="22"/>
          <w:szCs w:val="18"/>
        </w:rPr>
      </w:pPr>
      <w:r w:rsidRPr="00ED29F0">
        <w:rPr>
          <w:rFonts w:ascii="Times New Roman" w:hAnsi="Times New Roman"/>
          <w:sz w:val="22"/>
          <w:szCs w:val="18"/>
        </w:rPr>
        <w:t>The project shall use controlled datasets containing benign and simulated malicious kernel telemetry for training and evaluation purposes. External tools and frameworks relevant to machine learning libraries may be used for telemetry collection, dashboard development, and anomaly detection.</w:t>
      </w:r>
    </w:p>
    <w:p w14:paraId="25136E72" w14:textId="7E165F51" w:rsidR="007704AE" w:rsidRPr="00ED29F0" w:rsidRDefault="3CF77ACC" w:rsidP="001F380B">
      <w:pPr>
        <w:spacing w:before="240" w:after="240"/>
        <w:jc w:val="both"/>
        <w:rPr>
          <w:rFonts w:ascii="Times New Roman" w:hAnsi="Times New Roman"/>
          <w:sz w:val="22"/>
          <w:szCs w:val="18"/>
        </w:rPr>
      </w:pPr>
      <w:r w:rsidRPr="00ED29F0">
        <w:rPr>
          <w:rFonts w:ascii="Times New Roman" w:hAnsi="Times New Roman"/>
          <w:sz w:val="22"/>
          <w:szCs w:val="18"/>
        </w:rPr>
        <w:t>Real-time communication between the LKM, Python detection daemon, and PySide6 dashboard shall use Netlink (kernel to daemon) and local IPC (daemon to GUI, e.g., socket or shared signal). Installation guides and user manuals shall document LKM build, daemon startup, and GUI launch procedures.</w:t>
      </w:r>
    </w:p>
    <w:p w14:paraId="7580CD59" w14:textId="68C00AA3" w:rsidR="00C26D4D" w:rsidRPr="00ED29F0" w:rsidRDefault="007704AE" w:rsidP="00DD5CF5">
      <w:pPr>
        <w:pStyle w:val="Heading1"/>
        <w:numPr>
          <w:ilvl w:val="0"/>
          <w:numId w:val="1"/>
        </w:numPr>
        <w:jc w:val="both"/>
        <w:rPr>
          <w:rFonts w:asciiTheme="majorBidi" w:hAnsiTheme="majorBidi" w:cstheme="majorBidi"/>
        </w:rPr>
      </w:pPr>
      <w:r w:rsidRPr="00ED29F0">
        <w:rPr>
          <w:rFonts w:asciiTheme="majorBidi" w:hAnsiTheme="majorBidi" w:cstheme="majorBidi"/>
        </w:rPr>
        <w:br w:type="page"/>
      </w:r>
      <w:bookmarkStart w:id="174" w:name="_Toc61468828"/>
      <w:bookmarkStart w:id="175" w:name="_Toc61471642"/>
      <w:bookmarkStart w:id="176" w:name="_Toc230180111"/>
      <w:r w:rsidR="00FD264B" w:rsidRPr="00ED29F0">
        <w:rPr>
          <w:rFonts w:asciiTheme="majorBidi" w:hAnsiTheme="majorBidi" w:cstheme="majorBidi"/>
        </w:rPr>
        <w:lastRenderedPageBreak/>
        <w:t>System Design</w:t>
      </w:r>
      <w:bookmarkEnd w:id="174"/>
      <w:bookmarkEnd w:id="175"/>
      <w:bookmarkEnd w:id="176"/>
    </w:p>
    <w:p w14:paraId="6952C98A" w14:textId="77777777" w:rsidR="00734D0C" w:rsidRPr="00ED29F0" w:rsidRDefault="00734D0C" w:rsidP="00DD5CF5">
      <w:pPr>
        <w:pStyle w:val="Heading2"/>
        <w:jc w:val="both"/>
        <w:rPr>
          <w:rFonts w:asciiTheme="majorBidi" w:hAnsiTheme="majorBidi" w:cstheme="majorBidi"/>
        </w:rPr>
      </w:pPr>
      <w:bookmarkStart w:id="177" w:name="_Toc474766682"/>
      <w:bookmarkStart w:id="178" w:name="_Toc61468829"/>
      <w:bookmarkStart w:id="179" w:name="_Toc61471643"/>
      <w:bookmarkStart w:id="180" w:name="_Toc230180112"/>
      <w:r w:rsidRPr="00ED29F0">
        <w:rPr>
          <w:rFonts w:asciiTheme="majorBidi" w:hAnsiTheme="majorBidi" w:cstheme="majorBidi"/>
        </w:rPr>
        <w:t>Application and Data Architecture</w:t>
      </w:r>
      <w:bookmarkEnd w:id="177"/>
      <w:bookmarkEnd w:id="178"/>
      <w:bookmarkEnd w:id="179"/>
      <w:bookmarkEnd w:id="180"/>
    </w:p>
    <w:p w14:paraId="715B3497" w14:textId="1377DAAD" w:rsidR="0089508A" w:rsidRPr="00ED29F0" w:rsidRDefault="519C01EF" w:rsidP="001C3955">
      <w:pPr>
        <w:spacing w:line="240" w:lineRule="auto"/>
        <w:jc w:val="both"/>
        <w:rPr>
          <w:rFonts w:asciiTheme="majorBidi" w:hAnsiTheme="majorBidi" w:cstheme="majorBidi"/>
          <w:sz w:val="22"/>
          <w:szCs w:val="18"/>
        </w:rPr>
      </w:pPr>
      <w:r w:rsidRPr="00ED29F0">
        <w:rPr>
          <w:rFonts w:asciiTheme="majorBidi" w:hAnsiTheme="majorBidi" w:cstheme="majorBidi"/>
          <w:sz w:val="22"/>
          <w:szCs w:val="22"/>
        </w:rPr>
        <w:t>This section describes the internal structure and data flow of the proposed system. The architecture consists of three main layers: kernel-level monitoring, anomaly detection, and a real-time dashboard.</w:t>
      </w:r>
    </w:p>
    <w:p w14:paraId="1499D9F9" w14:textId="7E9A4A34" w:rsidR="0089508A" w:rsidRPr="00ED29F0" w:rsidRDefault="3CF77ACC" w:rsidP="001C3955">
      <w:pPr>
        <w:spacing w:line="240" w:lineRule="auto"/>
        <w:jc w:val="both"/>
        <w:rPr>
          <w:rFonts w:asciiTheme="majorBidi" w:hAnsiTheme="majorBidi" w:cstheme="majorBidi"/>
          <w:sz w:val="22"/>
          <w:szCs w:val="18"/>
        </w:rPr>
      </w:pPr>
      <w:r w:rsidRPr="00ED29F0">
        <w:rPr>
          <w:rFonts w:asciiTheme="majorBidi" w:hAnsiTheme="majorBidi" w:cstheme="majorBidi"/>
          <w:sz w:val="22"/>
          <w:szCs w:val="18"/>
        </w:rPr>
        <w:t xml:space="preserve">The kernel layer uses Linux Kernel Modules (LKMs) and kernel APIs to collect telemetry such as system call traces, process behavior, keyboard interaction events, and </w:t>
      </w:r>
      <w:r w:rsidRPr="00ED29F0">
        <w:rPr>
          <w:rFonts w:asciiTheme="majorBidi" w:eastAsia="Consolas" w:hAnsiTheme="majorBidi" w:cstheme="majorBidi"/>
          <w:sz w:val="22"/>
          <w:szCs w:val="18"/>
        </w:rPr>
        <w:t>/dev/input</w:t>
      </w:r>
      <w:r w:rsidRPr="00ED29F0">
        <w:rPr>
          <w:rFonts w:asciiTheme="majorBidi" w:hAnsiTheme="majorBidi" w:cstheme="majorBidi"/>
          <w:sz w:val="22"/>
          <w:szCs w:val="18"/>
        </w:rPr>
        <w:t xml:space="preserve"> access patterns. The collected behavioral metadata is transferred from kernel space to user space through the NetLink interface.</w:t>
      </w:r>
    </w:p>
    <w:p w14:paraId="04ABD787" w14:textId="4FDF025E" w:rsidR="0089508A" w:rsidRPr="00ED29F0" w:rsidRDefault="519C01EF" w:rsidP="001C3955">
      <w:pPr>
        <w:spacing w:line="240" w:lineRule="auto"/>
        <w:jc w:val="both"/>
        <w:rPr>
          <w:rFonts w:asciiTheme="majorBidi" w:hAnsiTheme="majorBidi" w:cstheme="majorBidi"/>
          <w:sz w:val="22"/>
          <w:szCs w:val="18"/>
        </w:rPr>
      </w:pPr>
      <w:r w:rsidRPr="00ED29F0">
        <w:rPr>
          <w:rFonts w:asciiTheme="majorBidi" w:hAnsiTheme="majorBidi" w:cstheme="majorBidi"/>
          <w:sz w:val="22"/>
          <w:szCs w:val="22"/>
        </w:rPr>
        <w:t>A Python-based user-space daemon aggregates telemetry events, performs feature extraction, and applies heuristic and Random Forest-based anomaly detection techniques to identify suspicious keylogging behavior. Detection results are then forwarded to the PySide6-based dashboard layer for real-time visualization, alert generation, and log management.</w:t>
      </w:r>
    </w:p>
    <w:p w14:paraId="5C15F426" w14:textId="67D102FF" w:rsidR="0089508A" w:rsidRPr="00ED29F0" w:rsidRDefault="001C3955" w:rsidP="001C3955">
      <w:pPr>
        <w:spacing w:line="240" w:lineRule="auto"/>
        <w:jc w:val="both"/>
        <w:rPr>
          <w:rFonts w:asciiTheme="majorBidi" w:hAnsiTheme="majorBidi" w:cstheme="majorBidi"/>
          <w:sz w:val="22"/>
          <w:szCs w:val="18"/>
        </w:rPr>
      </w:pPr>
      <w:r w:rsidRPr="00ED29F0">
        <w:rPr>
          <w:rFonts w:asciiTheme="majorBidi" w:hAnsiTheme="majorBidi" w:cstheme="majorBidi"/>
          <w:noProof/>
          <w:sz w:val="22"/>
          <w:szCs w:val="18"/>
        </w:rPr>
        <w:drawing>
          <wp:anchor distT="0" distB="0" distL="114300" distR="114300" simplePos="0" relativeHeight="251658241" behindDoc="0" locked="0" layoutInCell="1" allowOverlap="1" wp14:anchorId="5CC164C7" wp14:editId="3F6CC1DC">
            <wp:simplePos x="0" y="0"/>
            <wp:positionH relativeFrom="column">
              <wp:posOffset>1143000</wp:posOffset>
            </wp:positionH>
            <wp:positionV relativeFrom="paragraph">
              <wp:posOffset>483128</wp:posOffset>
            </wp:positionV>
            <wp:extent cx="2938873" cy="4947515"/>
            <wp:effectExtent l="0" t="0" r="0" b="5715"/>
            <wp:wrapTopAndBottom/>
            <wp:docPr id="1855817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17470" name="Picture 1855817470"/>
                    <pic:cNvPicPr/>
                  </pic:nvPicPr>
                  <pic:blipFill>
                    <a:blip r:embed="rId14">
                      <a:extLst>
                        <a:ext uri="{28A0092B-C50C-407E-A947-70E740481C1C}">
                          <a14:useLocalDpi xmlns:a14="http://schemas.microsoft.com/office/drawing/2010/main" val="0"/>
                        </a:ext>
                      </a:extLst>
                    </a:blip>
                    <a:stretch>
                      <a:fillRect/>
                    </a:stretch>
                  </pic:blipFill>
                  <pic:spPr>
                    <a:xfrm>
                      <a:off x="0" y="0"/>
                      <a:ext cx="2938873" cy="4947515"/>
                    </a:xfrm>
                    <a:prstGeom prst="rect">
                      <a:avLst/>
                    </a:prstGeom>
                  </pic:spPr>
                </pic:pic>
              </a:graphicData>
            </a:graphic>
            <wp14:sizeRelH relativeFrom="page">
              <wp14:pctWidth>0</wp14:pctWidth>
            </wp14:sizeRelH>
            <wp14:sizeRelV relativeFrom="page">
              <wp14:pctHeight>0</wp14:pctHeight>
            </wp14:sizeRelV>
          </wp:anchor>
        </w:drawing>
      </w:r>
      <w:r w:rsidR="519C01EF" w:rsidRPr="00ED29F0">
        <w:rPr>
          <w:rFonts w:asciiTheme="majorBidi" w:hAnsiTheme="majorBidi" w:cstheme="majorBidi"/>
          <w:sz w:val="22"/>
          <w:szCs w:val="22"/>
        </w:rPr>
        <w:t>The system is designed to remain modular, lightweight, and scalable for future improvements and additional telemetry sources.</w:t>
      </w:r>
    </w:p>
    <w:p w14:paraId="64C5336C" w14:textId="5862F800" w:rsidR="0089508A" w:rsidRPr="00ED29F0" w:rsidRDefault="0089508A" w:rsidP="001C3955">
      <w:pPr>
        <w:spacing w:before="240" w:after="240"/>
        <w:rPr>
          <w:rFonts w:ascii="Times New Roman" w:hAnsi="Times New Roman"/>
        </w:rPr>
      </w:pPr>
    </w:p>
    <w:p w14:paraId="394A6D0F" w14:textId="1FEC28E1" w:rsidR="0089508A" w:rsidRPr="00ED29F0" w:rsidRDefault="519C01EF" w:rsidP="519C01EF">
      <w:pPr>
        <w:spacing w:before="240" w:after="240"/>
        <w:jc w:val="center"/>
        <w:rPr>
          <w:rFonts w:ascii="Times New Roman" w:hAnsi="Times New Roman"/>
          <w:i/>
          <w:iCs/>
        </w:rPr>
      </w:pPr>
      <w:bookmarkStart w:id="181" w:name="_Toc230198004"/>
      <w:r w:rsidRPr="00ED29F0">
        <w:rPr>
          <w:rFonts w:asciiTheme="majorBidi" w:hAnsiTheme="majorBidi" w:cstheme="majorBidi"/>
          <w:i/>
          <w:iCs/>
          <w:sz w:val="22"/>
          <w:szCs w:val="22"/>
        </w:rPr>
        <w:t xml:space="preserve">Figure </w:t>
      </w:r>
      <w:r w:rsidR="0089508A" w:rsidRPr="00ED29F0">
        <w:rPr>
          <w:rFonts w:asciiTheme="majorBidi" w:hAnsiTheme="majorBidi" w:cstheme="majorBidi"/>
          <w:i/>
          <w:iCs/>
          <w:sz w:val="22"/>
          <w:szCs w:val="22"/>
        </w:rPr>
        <w:fldChar w:fldCharType="begin"/>
      </w:r>
      <w:r w:rsidR="0089508A" w:rsidRPr="00ED29F0">
        <w:rPr>
          <w:rFonts w:asciiTheme="majorBidi" w:hAnsiTheme="majorBidi" w:cstheme="majorBidi"/>
          <w:i/>
          <w:iCs/>
          <w:sz w:val="22"/>
          <w:szCs w:val="22"/>
        </w:rPr>
        <w:instrText xml:space="preserve"> SEQ Figure \* ARABIC </w:instrText>
      </w:r>
      <w:r w:rsidR="0089508A" w:rsidRPr="00ED29F0">
        <w:rPr>
          <w:rFonts w:asciiTheme="majorBidi" w:hAnsiTheme="majorBidi" w:cstheme="majorBidi"/>
          <w:i/>
          <w:iCs/>
          <w:sz w:val="22"/>
          <w:szCs w:val="22"/>
        </w:rPr>
        <w:fldChar w:fldCharType="separate"/>
      </w:r>
      <w:r w:rsidR="001E1560">
        <w:rPr>
          <w:rFonts w:asciiTheme="majorBidi" w:hAnsiTheme="majorBidi" w:cstheme="majorBidi"/>
          <w:i/>
          <w:iCs/>
          <w:noProof/>
          <w:sz w:val="22"/>
          <w:szCs w:val="22"/>
        </w:rPr>
        <w:t>2</w:t>
      </w:r>
      <w:r w:rsidR="0089508A" w:rsidRPr="00ED29F0">
        <w:rPr>
          <w:rFonts w:asciiTheme="majorBidi" w:hAnsiTheme="majorBidi" w:cstheme="majorBidi"/>
          <w:i/>
          <w:iCs/>
          <w:sz w:val="22"/>
          <w:szCs w:val="22"/>
        </w:rPr>
        <w:fldChar w:fldCharType="end"/>
      </w:r>
      <w:r w:rsidRPr="00ED29F0">
        <w:rPr>
          <w:rFonts w:asciiTheme="majorBidi" w:hAnsiTheme="majorBidi" w:cstheme="majorBidi"/>
          <w:i/>
          <w:iCs/>
          <w:sz w:val="22"/>
          <w:szCs w:val="22"/>
        </w:rPr>
        <w:t xml:space="preserve">: </w:t>
      </w:r>
      <w:r w:rsidRPr="00ED29F0">
        <w:rPr>
          <w:rFonts w:ascii="Times New Roman" w:hAnsi="Times New Roman"/>
          <w:i/>
          <w:iCs/>
        </w:rPr>
        <w:t>Architecture Diagram</w:t>
      </w:r>
      <w:bookmarkEnd w:id="181"/>
    </w:p>
    <w:p w14:paraId="7746AAF1" w14:textId="618F4117" w:rsidR="00734D0C" w:rsidRPr="00ED29F0" w:rsidRDefault="00734D0C" w:rsidP="00DD5CF5">
      <w:pPr>
        <w:pStyle w:val="Heading2"/>
        <w:jc w:val="both"/>
        <w:rPr>
          <w:rFonts w:asciiTheme="majorBidi" w:hAnsiTheme="majorBidi" w:cstheme="majorBidi"/>
        </w:rPr>
      </w:pPr>
      <w:bookmarkStart w:id="182" w:name="_Toc474766683"/>
      <w:bookmarkStart w:id="183" w:name="_Toc61468830"/>
      <w:bookmarkStart w:id="184" w:name="_Toc61471644"/>
      <w:bookmarkStart w:id="185" w:name="_Toc230180113"/>
      <w:r w:rsidRPr="00ED29F0">
        <w:rPr>
          <w:rFonts w:asciiTheme="majorBidi" w:hAnsiTheme="majorBidi" w:cstheme="majorBidi"/>
        </w:rPr>
        <w:lastRenderedPageBreak/>
        <w:t>Component Interactions and Collaborations</w:t>
      </w:r>
      <w:bookmarkEnd w:id="182"/>
      <w:bookmarkEnd w:id="183"/>
      <w:bookmarkEnd w:id="184"/>
      <w:bookmarkEnd w:id="185"/>
    </w:p>
    <w:p w14:paraId="27D9626C" w14:textId="17DDBCAD" w:rsidR="519C01EF" w:rsidRPr="00ED29F0" w:rsidRDefault="519C01EF" w:rsidP="001C3955">
      <w:pPr>
        <w:jc w:val="both"/>
        <w:rPr>
          <w:rFonts w:asciiTheme="majorBidi" w:hAnsiTheme="majorBidi" w:cstheme="majorBidi"/>
          <w:sz w:val="22"/>
          <w:szCs w:val="18"/>
        </w:rPr>
      </w:pPr>
      <w:r w:rsidRPr="00ED29F0">
        <w:rPr>
          <w:rFonts w:asciiTheme="majorBidi" w:eastAsia="Times" w:hAnsiTheme="majorBidi" w:cstheme="majorBidi"/>
          <w:sz w:val="22"/>
          <w:szCs w:val="22"/>
        </w:rPr>
        <w:t>This section describes how different components of the system communicate and work together during real-time keylogger detection. The Linux Kernel Module (LKM) continuously captures keyboard-related behavioral metadata and sends it to the background detection daemon in user space.</w:t>
      </w:r>
    </w:p>
    <w:p w14:paraId="32C90C35" w14:textId="3DDD9668" w:rsidR="519C01EF" w:rsidRPr="00ED29F0" w:rsidRDefault="519C01EF" w:rsidP="001C3955">
      <w:pPr>
        <w:jc w:val="both"/>
        <w:rPr>
          <w:rFonts w:asciiTheme="majorBidi" w:hAnsiTheme="majorBidi" w:cstheme="majorBidi"/>
          <w:sz w:val="22"/>
          <w:szCs w:val="18"/>
        </w:rPr>
      </w:pPr>
      <w:r w:rsidRPr="00ED29F0">
        <w:rPr>
          <w:rFonts w:asciiTheme="majorBidi" w:eastAsia="Times" w:hAnsiTheme="majorBidi" w:cstheme="majorBidi"/>
          <w:sz w:val="22"/>
          <w:szCs w:val="22"/>
        </w:rPr>
        <w:t>The detection daemon aggregates telemetry events, performs feature extraction, and applies heuristic and machine learning-based anomaly detection techniques to identify suspicious behavior. Detection results and alerts are then forwarded to the desktop dashboard application for real-time visualization and monitoring.</w:t>
      </w:r>
    </w:p>
    <w:p w14:paraId="02B3CFFA" w14:textId="5DDB047A" w:rsidR="519C01EF" w:rsidRPr="00ED29F0" w:rsidRDefault="519C01EF" w:rsidP="001C3955">
      <w:pPr>
        <w:jc w:val="both"/>
        <w:rPr>
          <w:rFonts w:asciiTheme="majorBidi" w:eastAsia="Times" w:hAnsiTheme="majorBidi" w:cstheme="majorBidi"/>
          <w:sz w:val="22"/>
          <w:szCs w:val="22"/>
        </w:rPr>
      </w:pPr>
      <w:r w:rsidRPr="00ED29F0">
        <w:rPr>
          <w:rFonts w:asciiTheme="majorBidi" w:eastAsia="Times" w:hAnsiTheme="majorBidi" w:cstheme="majorBidi"/>
          <w:sz w:val="22"/>
          <w:szCs w:val="22"/>
        </w:rPr>
        <w:t>The dashboard displays detection status, alerts, explanations, and system activity to the user. This interaction between the kernel layer, AI detection layer, and dashboard ensures continuous monitoring and efficient threat detection.</w:t>
      </w:r>
    </w:p>
    <w:p w14:paraId="28D5D2F9" w14:textId="36479D6E" w:rsidR="001C3955" w:rsidRPr="00ED29F0" w:rsidRDefault="001C3955" w:rsidP="001C3955">
      <w:pPr>
        <w:rPr>
          <w:rFonts w:asciiTheme="majorBidi" w:eastAsia="Times" w:hAnsiTheme="majorBidi" w:cstheme="majorBidi"/>
          <w:sz w:val="22"/>
          <w:szCs w:val="22"/>
        </w:rPr>
      </w:pPr>
      <w:r w:rsidRPr="00ED29F0">
        <w:rPr>
          <w:rFonts w:asciiTheme="majorBidi" w:hAnsiTheme="majorBidi" w:cstheme="majorBidi"/>
          <w:noProof/>
          <w:sz w:val="22"/>
          <w:szCs w:val="18"/>
        </w:rPr>
        <w:drawing>
          <wp:anchor distT="0" distB="0" distL="114300" distR="114300" simplePos="0" relativeHeight="251658242" behindDoc="0" locked="0" layoutInCell="1" allowOverlap="1" wp14:anchorId="5B50B467" wp14:editId="746F4805">
            <wp:simplePos x="0" y="0"/>
            <wp:positionH relativeFrom="margin">
              <wp:align>right</wp:align>
            </wp:positionH>
            <wp:positionV relativeFrom="paragraph">
              <wp:posOffset>363920</wp:posOffset>
            </wp:positionV>
            <wp:extent cx="5724525" cy="4295775"/>
            <wp:effectExtent l="0" t="0" r="9525" b="9525"/>
            <wp:wrapTopAndBottom/>
            <wp:docPr id="1815426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26457" name="Picture 1815426457"/>
                    <pic:cNvPicPr/>
                  </pic:nvPicPr>
                  <pic:blipFill>
                    <a:blip r:embed="rId15">
                      <a:extLst>
                        <a:ext uri="{28A0092B-C50C-407E-A947-70E740481C1C}">
                          <a14:useLocalDpi xmlns:a14="http://schemas.microsoft.com/office/drawing/2010/main" val="0"/>
                        </a:ext>
                      </a:extLst>
                    </a:blip>
                    <a:stretch>
                      <a:fillRect/>
                    </a:stretch>
                  </pic:blipFill>
                  <pic:spPr>
                    <a:xfrm>
                      <a:off x="0" y="0"/>
                      <a:ext cx="5724525" cy="4295775"/>
                    </a:xfrm>
                    <a:prstGeom prst="rect">
                      <a:avLst/>
                    </a:prstGeom>
                  </pic:spPr>
                </pic:pic>
              </a:graphicData>
            </a:graphic>
            <wp14:sizeRelH relativeFrom="page">
              <wp14:pctWidth>0</wp14:pctWidth>
            </wp14:sizeRelH>
            <wp14:sizeRelV relativeFrom="page">
              <wp14:pctHeight>0</wp14:pctHeight>
            </wp14:sizeRelV>
          </wp:anchor>
        </w:drawing>
      </w:r>
    </w:p>
    <w:p w14:paraId="5CDEDABB" w14:textId="77777777" w:rsidR="001C3955" w:rsidRPr="00ED29F0" w:rsidRDefault="001C3955" w:rsidP="519C01EF">
      <w:pPr>
        <w:spacing w:before="240" w:after="240"/>
      </w:pPr>
    </w:p>
    <w:p w14:paraId="57457B53" w14:textId="38D94B45" w:rsidR="519C01EF" w:rsidRPr="00ED29F0" w:rsidRDefault="519C01EF" w:rsidP="519C01EF">
      <w:pPr>
        <w:spacing w:before="240" w:after="240"/>
        <w:jc w:val="center"/>
        <w:rPr>
          <w:rFonts w:ascii="Times New Roman" w:hAnsi="Times New Roman"/>
          <w:i/>
          <w:iCs/>
        </w:rPr>
      </w:pPr>
      <w:bookmarkStart w:id="186" w:name="_Toc230198005"/>
      <w:r w:rsidRPr="00ED29F0">
        <w:rPr>
          <w:rFonts w:asciiTheme="majorBidi" w:hAnsiTheme="majorBidi" w:cstheme="majorBidi"/>
          <w:i/>
          <w:iCs/>
          <w:sz w:val="22"/>
          <w:szCs w:val="22"/>
        </w:rPr>
        <w:t xml:space="preserve">Figure </w:t>
      </w:r>
      <w:r w:rsidRPr="00ED29F0">
        <w:rPr>
          <w:rFonts w:asciiTheme="majorBidi" w:hAnsiTheme="majorBidi" w:cstheme="majorBidi"/>
          <w:i/>
          <w:iCs/>
          <w:sz w:val="22"/>
          <w:szCs w:val="22"/>
        </w:rPr>
        <w:fldChar w:fldCharType="begin"/>
      </w:r>
      <w:r w:rsidRPr="00ED29F0">
        <w:rPr>
          <w:rFonts w:asciiTheme="majorBidi" w:hAnsiTheme="majorBidi" w:cstheme="majorBidi"/>
          <w:i/>
          <w:iCs/>
          <w:sz w:val="22"/>
          <w:szCs w:val="22"/>
        </w:rPr>
        <w:instrText xml:space="preserve"> SEQ Figure \* ARABIC </w:instrText>
      </w:r>
      <w:r w:rsidRPr="00ED29F0">
        <w:rPr>
          <w:rFonts w:asciiTheme="majorBidi" w:hAnsiTheme="majorBidi" w:cstheme="majorBidi"/>
          <w:i/>
          <w:iCs/>
          <w:sz w:val="22"/>
          <w:szCs w:val="22"/>
        </w:rPr>
        <w:fldChar w:fldCharType="separate"/>
      </w:r>
      <w:r w:rsidR="001E1560">
        <w:rPr>
          <w:rFonts w:asciiTheme="majorBidi" w:hAnsiTheme="majorBidi" w:cstheme="majorBidi"/>
          <w:i/>
          <w:iCs/>
          <w:noProof/>
          <w:sz w:val="22"/>
          <w:szCs w:val="22"/>
        </w:rPr>
        <w:t>3</w:t>
      </w:r>
      <w:r w:rsidRPr="00ED29F0">
        <w:rPr>
          <w:rFonts w:asciiTheme="majorBidi" w:hAnsiTheme="majorBidi" w:cstheme="majorBidi"/>
          <w:i/>
          <w:iCs/>
          <w:sz w:val="22"/>
          <w:szCs w:val="22"/>
        </w:rPr>
        <w:fldChar w:fldCharType="end"/>
      </w:r>
      <w:r w:rsidRPr="00ED29F0">
        <w:rPr>
          <w:rFonts w:asciiTheme="majorBidi" w:hAnsiTheme="majorBidi" w:cstheme="majorBidi"/>
          <w:i/>
          <w:iCs/>
          <w:sz w:val="22"/>
          <w:szCs w:val="22"/>
        </w:rPr>
        <w:t>: Sequence Diagram</w:t>
      </w:r>
      <w:bookmarkEnd w:id="186"/>
    </w:p>
    <w:p w14:paraId="50E33626" w14:textId="0980A75F" w:rsidR="519C01EF" w:rsidRPr="00ED29F0" w:rsidRDefault="519C01EF" w:rsidP="519C01EF">
      <w:pPr>
        <w:spacing w:before="240" w:after="240"/>
        <w:jc w:val="center"/>
        <w:rPr>
          <w:rFonts w:asciiTheme="majorBidi" w:hAnsiTheme="majorBidi" w:cstheme="majorBidi"/>
          <w:i/>
          <w:iCs/>
          <w:sz w:val="22"/>
          <w:szCs w:val="22"/>
        </w:rPr>
      </w:pPr>
    </w:p>
    <w:p w14:paraId="258EF1EB" w14:textId="020E7E77" w:rsidR="519C01EF" w:rsidRPr="00ED29F0" w:rsidRDefault="519C01EF" w:rsidP="519C01EF">
      <w:pPr>
        <w:spacing w:before="240" w:after="240"/>
        <w:jc w:val="center"/>
        <w:rPr>
          <w:rFonts w:asciiTheme="majorBidi" w:hAnsiTheme="majorBidi" w:cstheme="majorBidi"/>
          <w:i/>
          <w:iCs/>
          <w:sz w:val="22"/>
          <w:szCs w:val="22"/>
        </w:rPr>
      </w:pPr>
    </w:p>
    <w:p w14:paraId="09072D61" w14:textId="1DF43820" w:rsidR="519C01EF" w:rsidRPr="00ED29F0" w:rsidRDefault="519C01EF" w:rsidP="519C01EF">
      <w:pPr>
        <w:spacing w:before="240" w:after="240"/>
        <w:jc w:val="center"/>
        <w:rPr>
          <w:rFonts w:asciiTheme="majorBidi" w:hAnsiTheme="majorBidi" w:cstheme="majorBidi"/>
          <w:i/>
          <w:iCs/>
          <w:sz w:val="22"/>
          <w:szCs w:val="22"/>
        </w:rPr>
      </w:pPr>
    </w:p>
    <w:p w14:paraId="67376286" w14:textId="0EFED5E3" w:rsidR="519C01EF" w:rsidRPr="00ED29F0" w:rsidRDefault="519C01EF" w:rsidP="519C01EF">
      <w:pPr>
        <w:spacing w:before="240" w:after="240"/>
        <w:jc w:val="center"/>
        <w:rPr>
          <w:rFonts w:asciiTheme="majorBidi" w:hAnsiTheme="majorBidi" w:cstheme="majorBidi"/>
          <w:i/>
          <w:iCs/>
          <w:sz w:val="22"/>
          <w:szCs w:val="22"/>
        </w:rPr>
      </w:pPr>
    </w:p>
    <w:p w14:paraId="6E38A1B0" w14:textId="77777777" w:rsidR="0089508A" w:rsidRPr="00ED29F0" w:rsidRDefault="0089508A" w:rsidP="00DD5CF5">
      <w:pPr>
        <w:pStyle w:val="Heading2"/>
        <w:jc w:val="both"/>
        <w:rPr>
          <w:rFonts w:asciiTheme="majorBidi" w:hAnsiTheme="majorBidi" w:cstheme="majorBidi"/>
        </w:rPr>
      </w:pPr>
      <w:bookmarkStart w:id="187" w:name="_Toc61468831"/>
      <w:bookmarkStart w:id="188" w:name="_Toc61471645"/>
      <w:bookmarkStart w:id="189" w:name="_Toc230180114"/>
      <w:r w:rsidRPr="00ED29F0">
        <w:rPr>
          <w:rFonts w:asciiTheme="majorBidi" w:hAnsiTheme="majorBidi" w:cstheme="majorBidi"/>
        </w:rPr>
        <w:lastRenderedPageBreak/>
        <w:t>System Architecture</w:t>
      </w:r>
      <w:bookmarkEnd w:id="187"/>
      <w:bookmarkEnd w:id="188"/>
      <w:bookmarkEnd w:id="189"/>
      <w:r w:rsidRPr="00ED29F0">
        <w:rPr>
          <w:rFonts w:asciiTheme="majorBidi" w:hAnsiTheme="majorBidi" w:cstheme="majorBidi"/>
        </w:rPr>
        <w:t xml:space="preserve"> </w:t>
      </w:r>
    </w:p>
    <w:p w14:paraId="575BFEC9" w14:textId="37E14F0E" w:rsidR="0089508A" w:rsidRPr="00ED29F0" w:rsidRDefault="519C01EF" w:rsidP="001C3955">
      <w:pPr>
        <w:jc w:val="both"/>
        <w:rPr>
          <w:rFonts w:asciiTheme="majorBidi" w:hAnsiTheme="majorBidi" w:cstheme="majorBidi"/>
          <w:sz w:val="22"/>
          <w:szCs w:val="18"/>
        </w:rPr>
      </w:pPr>
      <w:r w:rsidRPr="00ED29F0">
        <w:rPr>
          <w:rFonts w:asciiTheme="majorBidi" w:hAnsiTheme="majorBidi" w:cstheme="majorBidi"/>
          <w:sz w:val="22"/>
          <w:szCs w:val="22"/>
        </w:rPr>
        <w:t>The proposed system follows a layered architecture consisting of the kernel monitoring layer, the user-space detection layer, and the dashboard layer.</w:t>
      </w:r>
    </w:p>
    <w:p w14:paraId="395A32B9" w14:textId="3756F80C" w:rsidR="0089508A" w:rsidRPr="00ED29F0" w:rsidRDefault="3CF77ACC" w:rsidP="001C3955">
      <w:pPr>
        <w:jc w:val="both"/>
        <w:rPr>
          <w:rFonts w:asciiTheme="majorBidi" w:hAnsiTheme="majorBidi" w:cstheme="majorBidi"/>
          <w:sz w:val="22"/>
          <w:szCs w:val="18"/>
        </w:rPr>
      </w:pPr>
      <w:r w:rsidRPr="00ED29F0">
        <w:rPr>
          <w:rFonts w:asciiTheme="majorBidi" w:hAnsiTheme="majorBidi" w:cstheme="majorBidi"/>
          <w:sz w:val="22"/>
          <w:szCs w:val="18"/>
        </w:rPr>
        <w:t xml:space="preserve">The kernel layer uses Linux Kernel Modules (LKMs) and kernel APIs to monitor keyboard-related behavioral metadata, system call traces, process activity, and </w:t>
      </w:r>
      <w:r w:rsidRPr="00ED29F0">
        <w:rPr>
          <w:rFonts w:asciiTheme="majorBidi" w:eastAsia="Consolas" w:hAnsiTheme="majorBidi" w:cstheme="majorBidi"/>
          <w:sz w:val="22"/>
          <w:szCs w:val="18"/>
        </w:rPr>
        <w:t>/dev/input</w:t>
      </w:r>
      <w:r w:rsidRPr="00ED29F0">
        <w:rPr>
          <w:rFonts w:asciiTheme="majorBidi" w:hAnsiTheme="majorBidi" w:cstheme="majorBidi"/>
          <w:sz w:val="22"/>
          <w:szCs w:val="18"/>
        </w:rPr>
        <w:t xml:space="preserve"> access patterns. Telemetry data is transferred to user space through the NetLink interface.</w:t>
      </w:r>
    </w:p>
    <w:p w14:paraId="6DCB7908" w14:textId="74145BDB" w:rsidR="0089508A" w:rsidRPr="00ED29F0" w:rsidRDefault="519C01EF" w:rsidP="001C3955">
      <w:pPr>
        <w:jc w:val="both"/>
        <w:rPr>
          <w:rFonts w:asciiTheme="majorBidi" w:hAnsiTheme="majorBidi" w:cstheme="majorBidi"/>
          <w:sz w:val="22"/>
          <w:szCs w:val="18"/>
        </w:rPr>
      </w:pPr>
      <w:r w:rsidRPr="00ED29F0">
        <w:rPr>
          <w:rFonts w:asciiTheme="majorBidi" w:hAnsiTheme="majorBidi" w:cstheme="majorBidi"/>
          <w:sz w:val="22"/>
          <w:szCs w:val="22"/>
        </w:rPr>
        <w:t>A Python-based detection daemon performs telemetry aggregation, feature extraction, heuristic analysis, and Random Forest-based anomaly detection to identify suspicious keylogging behavior. The detection results are then forwarded to the PySide6-based dashboard application, which provides real-time alerts, logs, detection explanations, and system monitoring information to the user.</w:t>
      </w:r>
    </w:p>
    <w:p w14:paraId="0B1FF5B2" w14:textId="19A48CF2" w:rsidR="0089508A" w:rsidRPr="00ED29F0" w:rsidRDefault="001C3955" w:rsidP="001C3955">
      <w:pPr>
        <w:jc w:val="both"/>
        <w:rPr>
          <w:rFonts w:asciiTheme="majorBidi" w:hAnsiTheme="majorBidi" w:cstheme="majorBidi"/>
          <w:sz w:val="22"/>
          <w:szCs w:val="18"/>
        </w:rPr>
      </w:pPr>
      <w:r w:rsidRPr="00ED29F0">
        <w:rPr>
          <w:rFonts w:asciiTheme="majorBidi" w:hAnsiTheme="majorBidi" w:cstheme="majorBidi"/>
          <w:noProof/>
          <w:sz w:val="22"/>
          <w:szCs w:val="18"/>
        </w:rPr>
        <w:drawing>
          <wp:anchor distT="0" distB="0" distL="114300" distR="114300" simplePos="0" relativeHeight="251658243" behindDoc="0" locked="0" layoutInCell="1" allowOverlap="1" wp14:anchorId="5B601983" wp14:editId="4F8874B6">
            <wp:simplePos x="0" y="0"/>
            <wp:positionH relativeFrom="margin">
              <wp:align>center</wp:align>
            </wp:positionH>
            <wp:positionV relativeFrom="paragraph">
              <wp:posOffset>568172</wp:posOffset>
            </wp:positionV>
            <wp:extent cx="2162175" cy="5325685"/>
            <wp:effectExtent l="0" t="0" r="0" b="8890"/>
            <wp:wrapTopAndBottom/>
            <wp:docPr id="87487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7571" name="Picture 87487571"/>
                    <pic:cNvPicPr/>
                  </pic:nvPicPr>
                  <pic:blipFill>
                    <a:blip r:embed="rId16">
                      <a:extLst>
                        <a:ext uri="{28A0092B-C50C-407E-A947-70E740481C1C}">
                          <a14:useLocalDpi xmlns:a14="http://schemas.microsoft.com/office/drawing/2010/main" val="0"/>
                        </a:ext>
                      </a:extLst>
                    </a:blip>
                    <a:stretch>
                      <a:fillRect/>
                    </a:stretch>
                  </pic:blipFill>
                  <pic:spPr>
                    <a:xfrm>
                      <a:off x="0" y="0"/>
                      <a:ext cx="2162175" cy="5325685"/>
                    </a:xfrm>
                    <a:prstGeom prst="rect">
                      <a:avLst/>
                    </a:prstGeom>
                  </pic:spPr>
                </pic:pic>
              </a:graphicData>
            </a:graphic>
            <wp14:sizeRelH relativeFrom="page">
              <wp14:pctWidth>0</wp14:pctWidth>
            </wp14:sizeRelH>
            <wp14:sizeRelV relativeFrom="page">
              <wp14:pctHeight>0</wp14:pctHeight>
            </wp14:sizeRelV>
          </wp:anchor>
        </w:drawing>
      </w:r>
      <w:r w:rsidR="519C01EF" w:rsidRPr="00ED29F0">
        <w:rPr>
          <w:rFonts w:asciiTheme="majorBidi" w:hAnsiTheme="majorBidi" w:cstheme="majorBidi"/>
          <w:sz w:val="22"/>
          <w:szCs w:val="22"/>
        </w:rPr>
        <w:t>The architecture is designed to remain lightweight, modular, and suitable for real-time monitoring in Linux environments.</w:t>
      </w:r>
    </w:p>
    <w:p w14:paraId="0DD393DE" w14:textId="21642322" w:rsidR="0089508A" w:rsidRPr="00ED29F0" w:rsidRDefault="0089508A" w:rsidP="001C3955">
      <w:pPr>
        <w:spacing w:before="240" w:after="240"/>
      </w:pPr>
    </w:p>
    <w:p w14:paraId="137C0224" w14:textId="3A0DFFB4" w:rsidR="0089508A" w:rsidRPr="00ED29F0" w:rsidRDefault="519C01EF" w:rsidP="519C01EF">
      <w:pPr>
        <w:spacing w:before="240" w:after="240"/>
        <w:jc w:val="center"/>
        <w:rPr>
          <w:rFonts w:eastAsia="Times" w:cs="Times"/>
          <w:i/>
          <w:iCs/>
          <w:szCs w:val="24"/>
        </w:rPr>
      </w:pPr>
      <w:bookmarkStart w:id="190" w:name="_Toc230198006"/>
      <w:r w:rsidRPr="00ED29F0">
        <w:rPr>
          <w:rFonts w:asciiTheme="majorBidi" w:hAnsiTheme="majorBidi" w:cstheme="majorBidi"/>
          <w:i/>
          <w:iCs/>
          <w:sz w:val="22"/>
          <w:szCs w:val="22"/>
        </w:rPr>
        <w:t xml:space="preserve">Figure </w:t>
      </w:r>
      <w:r w:rsidR="0089508A" w:rsidRPr="00ED29F0">
        <w:rPr>
          <w:rFonts w:asciiTheme="majorBidi" w:hAnsiTheme="majorBidi" w:cstheme="majorBidi"/>
          <w:i/>
          <w:iCs/>
          <w:sz w:val="22"/>
          <w:szCs w:val="22"/>
        </w:rPr>
        <w:fldChar w:fldCharType="begin"/>
      </w:r>
      <w:r w:rsidR="0089508A" w:rsidRPr="00ED29F0">
        <w:rPr>
          <w:rFonts w:asciiTheme="majorBidi" w:hAnsiTheme="majorBidi" w:cstheme="majorBidi"/>
          <w:i/>
          <w:iCs/>
          <w:sz w:val="22"/>
          <w:szCs w:val="22"/>
        </w:rPr>
        <w:instrText xml:space="preserve"> SEQ Figure \* ARABIC </w:instrText>
      </w:r>
      <w:r w:rsidR="0089508A" w:rsidRPr="00ED29F0">
        <w:rPr>
          <w:rFonts w:asciiTheme="majorBidi" w:hAnsiTheme="majorBidi" w:cstheme="majorBidi"/>
          <w:i/>
          <w:iCs/>
          <w:sz w:val="22"/>
          <w:szCs w:val="22"/>
        </w:rPr>
        <w:fldChar w:fldCharType="separate"/>
      </w:r>
      <w:r w:rsidR="001E1560">
        <w:rPr>
          <w:rFonts w:asciiTheme="majorBidi" w:hAnsiTheme="majorBidi" w:cstheme="majorBidi"/>
          <w:i/>
          <w:iCs/>
          <w:noProof/>
          <w:sz w:val="22"/>
          <w:szCs w:val="22"/>
        </w:rPr>
        <w:t>4</w:t>
      </w:r>
      <w:r w:rsidR="0089508A" w:rsidRPr="00ED29F0">
        <w:rPr>
          <w:rFonts w:asciiTheme="majorBidi" w:hAnsiTheme="majorBidi" w:cstheme="majorBidi"/>
          <w:i/>
          <w:iCs/>
          <w:sz w:val="22"/>
          <w:szCs w:val="22"/>
        </w:rPr>
        <w:fldChar w:fldCharType="end"/>
      </w:r>
      <w:r w:rsidRPr="00ED29F0">
        <w:rPr>
          <w:rFonts w:asciiTheme="majorBidi" w:hAnsiTheme="majorBidi" w:cstheme="majorBidi"/>
          <w:i/>
          <w:iCs/>
          <w:sz w:val="22"/>
          <w:szCs w:val="22"/>
        </w:rPr>
        <w:t xml:space="preserve">: </w:t>
      </w:r>
      <w:r w:rsidRPr="00ED29F0">
        <w:rPr>
          <w:rFonts w:eastAsia="Times" w:cs="Times"/>
          <w:i/>
          <w:iCs/>
          <w:szCs w:val="24"/>
        </w:rPr>
        <w:t>Layered System Architecture Diagram</w:t>
      </w:r>
      <w:bookmarkEnd w:id="190"/>
    </w:p>
    <w:p w14:paraId="0D9FD341" w14:textId="0BB9D175" w:rsidR="0089508A" w:rsidRPr="00ED29F0" w:rsidRDefault="0089508A" w:rsidP="00DD5CF5">
      <w:pPr>
        <w:pStyle w:val="template"/>
        <w:jc w:val="both"/>
        <w:rPr>
          <w:rFonts w:asciiTheme="majorBidi" w:hAnsiTheme="majorBidi" w:cstheme="majorBidi"/>
          <w:i w:val="0"/>
        </w:rPr>
      </w:pPr>
    </w:p>
    <w:p w14:paraId="477810E5" w14:textId="77777777" w:rsidR="004613D6" w:rsidRPr="00ED29F0" w:rsidRDefault="004613D6" w:rsidP="00DD5CF5">
      <w:pPr>
        <w:pStyle w:val="Heading2"/>
        <w:jc w:val="both"/>
        <w:rPr>
          <w:rFonts w:asciiTheme="majorBidi" w:hAnsiTheme="majorBidi" w:cstheme="majorBidi"/>
        </w:rPr>
      </w:pPr>
      <w:bookmarkStart w:id="191" w:name="_Toc61468832"/>
      <w:bookmarkStart w:id="192" w:name="_Toc61471646"/>
      <w:bookmarkStart w:id="193" w:name="_Toc230180115"/>
      <w:r w:rsidRPr="00ED29F0">
        <w:rPr>
          <w:rFonts w:asciiTheme="majorBidi" w:hAnsiTheme="majorBidi" w:cstheme="majorBidi"/>
        </w:rPr>
        <w:lastRenderedPageBreak/>
        <w:t>Architecture Evaluation</w:t>
      </w:r>
      <w:bookmarkEnd w:id="191"/>
      <w:bookmarkEnd w:id="192"/>
      <w:bookmarkEnd w:id="193"/>
      <w:r w:rsidRPr="00ED29F0">
        <w:tab/>
      </w:r>
    </w:p>
    <w:p w14:paraId="6CB63B83" w14:textId="780F3B53" w:rsidR="519C01EF" w:rsidRPr="00ED29F0" w:rsidRDefault="519C01EF" w:rsidP="00546B4B">
      <w:pPr>
        <w:spacing w:before="240"/>
        <w:jc w:val="both"/>
        <w:rPr>
          <w:rFonts w:ascii="Times New Roman" w:hAnsi="Times New Roman"/>
          <w:sz w:val="22"/>
          <w:szCs w:val="22"/>
        </w:rPr>
      </w:pPr>
      <w:r w:rsidRPr="00ED29F0">
        <w:rPr>
          <w:rFonts w:ascii="Times New Roman" w:hAnsi="Times New Roman"/>
          <w:sz w:val="22"/>
          <w:szCs w:val="22"/>
        </w:rPr>
        <w:t xml:space="preserve">The proposed system uses Ubuntu Linux, Linux Kernel Modules (LKMs), and kernel APIs because they provide direct access to low-level system telemetry required for detecting kernel-level keylogger behavior. VirtualBox was selected to provide a safe and isolated environment for kernel module testing and simulated attacks. </w:t>
      </w:r>
    </w:p>
    <w:p w14:paraId="483F6E92" w14:textId="0FC4623F" w:rsidR="519C01EF" w:rsidRPr="00ED29F0" w:rsidRDefault="519C01EF" w:rsidP="00546B4B">
      <w:pPr>
        <w:spacing w:before="240"/>
        <w:jc w:val="both"/>
        <w:rPr>
          <w:rFonts w:ascii="Times New Roman" w:hAnsi="Times New Roman"/>
          <w:sz w:val="22"/>
          <w:szCs w:val="22"/>
        </w:rPr>
      </w:pPr>
      <w:r w:rsidRPr="00ED29F0">
        <w:rPr>
          <w:rFonts w:ascii="Times New Roman" w:hAnsi="Times New Roman"/>
          <w:sz w:val="22"/>
          <w:szCs w:val="22"/>
        </w:rPr>
        <w:t xml:space="preserve">Python and scikit-learn were chosen for AI integration and machine learning because they support rapid development and efficient behavioral analysis. The Random Forest Classifier was preferred due to its lightweight inference, good accuracy, and interpretability for anomaly detection tasks. </w:t>
      </w:r>
    </w:p>
    <w:p w14:paraId="10AA3719" w14:textId="5F9CE052" w:rsidR="519C01EF" w:rsidRPr="00ED29F0" w:rsidRDefault="3CF77ACC" w:rsidP="00546B4B">
      <w:pPr>
        <w:spacing w:before="240"/>
        <w:jc w:val="both"/>
        <w:rPr>
          <w:rFonts w:ascii="Times New Roman" w:hAnsi="Times New Roman"/>
          <w:sz w:val="22"/>
          <w:szCs w:val="18"/>
        </w:rPr>
      </w:pPr>
      <w:r w:rsidRPr="00ED29F0">
        <w:rPr>
          <w:rFonts w:ascii="Times New Roman" w:hAnsi="Times New Roman"/>
          <w:sz w:val="22"/>
          <w:szCs w:val="18"/>
        </w:rPr>
        <w:t>PySide6 and Qt Charts were selected for dashboard development because they provide real-time visualization and easy integration with Python-based components. NetLink was used as the communication interface between kernel space and user space because it provides simple and efficient telemetry transfer mechanisms.</w:t>
      </w:r>
    </w:p>
    <w:p w14:paraId="2EA9BC6E" w14:textId="77777777" w:rsidR="004613D6" w:rsidRPr="00ED29F0" w:rsidRDefault="004613D6" w:rsidP="00DD5CF5">
      <w:pPr>
        <w:pStyle w:val="Heading2"/>
        <w:jc w:val="both"/>
        <w:rPr>
          <w:rFonts w:asciiTheme="majorBidi" w:hAnsiTheme="majorBidi" w:cstheme="majorBidi"/>
        </w:rPr>
      </w:pPr>
      <w:bookmarkStart w:id="194" w:name="_Toc61468833"/>
      <w:bookmarkStart w:id="195" w:name="_Toc61471647"/>
      <w:bookmarkStart w:id="196" w:name="_Toc230180116"/>
      <w:bookmarkStart w:id="197" w:name="_Toc439994690"/>
      <w:bookmarkEnd w:id="36"/>
      <w:r w:rsidRPr="00ED29F0">
        <w:rPr>
          <w:rFonts w:asciiTheme="majorBidi" w:hAnsiTheme="majorBidi" w:cstheme="majorBidi"/>
        </w:rPr>
        <w:t>Component-External Entities Interface</w:t>
      </w:r>
      <w:bookmarkEnd w:id="194"/>
      <w:bookmarkEnd w:id="195"/>
      <w:bookmarkEnd w:id="196"/>
    </w:p>
    <w:p w14:paraId="78884DE4" w14:textId="405EEA9D" w:rsidR="519C01EF" w:rsidRPr="00ED29F0" w:rsidRDefault="519C01EF" w:rsidP="001C3955">
      <w:pPr>
        <w:spacing w:before="240" w:after="240"/>
        <w:jc w:val="both"/>
        <w:rPr>
          <w:rFonts w:ascii="Times New Roman" w:hAnsi="Times New Roman"/>
          <w:sz w:val="22"/>
          <w:szCs w:val="22"/>
        </w:rPr>
      </w:pPr>
      <w:r w:rsidRPr="00ED29F0">
        <w:rPr>
          <w:rFonts w:ascii="Times New Roman" w:hAnsi="Times New Roman"/>
          <w:sz w:val="22"/>
          <w:szCs w:val="22"/>
        </w:rPr>
        <w:t>This section describes the communication between the system components and external system interfaces. The Linux Kernel Module (LKM) interacts with Linux kernel APIs and the keyboard/input subsystem to monitor behavioral metadata related to keyboard access and process activity.</w:t>
      </w:r>
    </w:p>
    <w:p w14:paraId="1349ED7D" w14:textId="3FBD055A" w:rsidR="519C01EF" w:rsidRPr="00ED29F0" w:rsidRDefault="3CF77ACC" w:rsidP="001C3955">
      <w:pPr>
        <w:spacing w:before="240" w:after="240"/>
        <w:jc w:val="both"/>
        <w:rPr>
          <w:rFonts w:ascii="Times New Roman" w:hAnsi="Times New Roman"/>
          <w:sz w:val="22"/>
          <w:szCs w:val="18"/>
        </w:rPr>
      </w:pPr>
      <w:r w:rsidRPr="00ED29F0">
        <w:rPr>
          <w:rFonts w:ascii="Times New Roman" w:hAnsi="Times New Roman"/>
          <w:sz w:val="22"/>
          <w:szCs w:val="18"/>
        </w:rPr>
        <w:t>Telemetry data collected at the kernel level is transferred to the Python-based user-space detection daemon through the NetLink interface. The detection daemon processes telemetry data, performs feature extraction and anomaly detection, and forwards detection results to the PySide6 dashboard application for real-time visualization and alert generation.</w:t>
      </w:r>
    </w:p>
    <w:p w14:paraId="5E383244" w14:textId="74FB29CD" w:rsidR="519C01EF" w:rsidRPr="00ED29F0" w:rsidRDefault="519C01EF" w:rsidP="001C3955">
      <w:pPr>
        <w:spacing w:before="240" w:after="240"/>
        <w:jc w:val="both"/>
        <w:rPr>
          <w:rFonts w:ascii="Times New Roman" w:hAnsi="Times New Roman"/>
          <w:sz w:val="22"/>
          <w:szCs w:val="22"/>
        </w:rPr>
      </w:pPr>
      <w:r w:rsidRPr="00ED29F0">
        <w:rPr>
          <w:rFonts w:ascii="Times New Roman" w:hAnsi="Times New Roman"/>
          <w:sz w:val="22"/>
          <w:szCs w:val="22"/>
        </w:rPr>
        <w:t>The dashboard communicates with the storage layer to maintain detection logs, telemetry summaries, and system monitoring information for future analysis and benchmarking.</w:t>
      </w:r>
    </w:p>
    <w:p w14:paraId="65B2FE54" w14:textId="4E188D62" w:rsidR="00C26D4D" w:rsidRPr="00ED29F0" w:rsidRDefault="00B802B2" w:rsidP="00DD5CF5">
      <w:pPr>
        <w:pStyle w:val="Heading2"/>
        <w:jc w:val="both"/>
        <w:rPr>
          <w:rFonts w:asciiTheme="majorBidi" w:hAnsiTheme="majorBidi" w:cstheme="majorBidi"/>
        </w:rPr>
      </w:pPr>
      <w:bookmarkStart w:id="198" w:name="_Toc61468834"/>
      <w:bookmarkStart w:id="199" w:name="_Toc61471648"/>
      <w:bookmarkStart w:id="200" w:name="_Toc230180117"/>
      <w:r w:rsidRPr="00ED29F0">
        <w:rPr>
          <w:rFonts w:asciiTheme="majorBidi" w:hAnsiTheme="majorBidi" w:cstheme="majorBidi"/>
        </w:rPr>
        <w:t>Screenshots/Prototype</w:t>
      </w:r>
      <w:bookmarkEnd w:id="198"/>
      <w:bookmarkEnd w:id="199"/>
      <w:bookmarkEnd w:id="200"/>
      <w:r w:rsidRPr="00ED29F0">
        <w:rPr>
          <w:rFonts w:asciiTheme="majorBidi" w:hAnsiTheme="majorBidi" w:cstheme="majorBidi"/>
        </w:rPr>
        <w:t xml:space="preserve"> </w:t>
      </w:r>
    </w:p>
    <w:p w14:paraId="49840F47" w14:textId="77777777" w:rsidR="00C26D4D" w:rsidRPr="00ED29F0" w:rsidRDefault="00B802B2" w:rsidP="00DD5CF5">
      <w:pPr>
        <w:pStyle w:val="Heading3"/>
        <w:jc w:val="both"/>
        <w:rPr>
          <w:rFonts w:asciiTheme="majorBidi" w:hAnsiTheme="majorBidi" w:cstheme="majorBidi"/>
        </w:rPr>
      </w:pPr>
      <w:bookmarkStart w:id="201" w:name="_Toc61468835"/>
      <w:bookmarkEnd w:id="197"/>
      <w:r w:rsidRPr="00ED29F0">
        <w:rPr>
          <w:rFonts w:asciiTheme="majorBidi" w:hAnsiTheme="majorBidi" w:cstheme="majorBidi"/>
        </w:rPr>
        <w:t>Workflow</w:t>
      </w:r>
      <w:bookmarkEnd w:id="201"/>
    </w:p>
    <w:p w14:paraId="77AA3B2B" w14:textId="66CE59AD" w:rsidR="00C26D4D" w:rsidRPr="00ED29F0" w:rsidRDefault="519C01EF" w:rsidP="00546B4B">
      <w:pPr>
        <w:spacing w:before="240" w:after="240"/>
        <w:jc w:val="both"/>
        <w:rPr>
          <w:rFonts w:ascii="Times New Roman" w:hAnsi="Times New Roman"/>
          <w:sz w:val="22"/>
          <w:szCs w:val="18"/>
        </w:rPr>
      </w:pPr>
      <w:r w:rsidRPr="00ED29F0">
        <w:rPr>
          <w:rFonts w:ascii="Times New Roman" w:hAnsi="Times New Roman"/>
          <w:sz w:val="22"/>
          <w:szCs w:val="18"/>
        </w:rPr>
        <w:t>The system workflow begins when the Linux Kernel Module (LKM) is loaded during system startup. The kernel monitoring layer continuously captures behavioral metadata related to keyboard activity, process behavior, and input monitoring.</w:t>
      </w:r>
    </w:p>
    <w:p w14:paraId="54FA7A21" w14:textId="2E48828F" w:rsidR="00C26D4D" w:rsidRPr="00ED29F0" w:rsidRDefault="3CF77ACC" w:rsidP="00546B4B">
      <w:pPr>
        <w:spacing w:before="240" w:after="240"/>
        <w:jc w:val="both"/>
        <w:rPr>
          <w:rFonts w:ascii="Times New Roman" w:hAnsi="Times New Roman"/>
          <w:sz w:val="22"/>
          <w:szCs w:val="18"/>
        </w:rPr>
      </w:pPr>
      <w:r w:rsidRPr="00ED29F0">
        <w:rPr>
          <w:rFonts w:ascii="Times New Roman" w:hAnsi="Times New Roman"/>
          <w:sz w:val="22"/>
          <w:szCs w:val="18"/>
        </w:rPr>
        <w:t>The collected telemetry is transferred to the Python-based detection daemon through the NetLink interface. The daemon aggregates telemetry events, performs feature extraction, and applies heuristic analysis along with Random Forest-based anomaly detection to identify suspicious behavior.</w:t>
      </w:r>
    </w:p>
    <w:p w14:paraId="6CBD3F6A" w14:textId="7B5CDC01" w:rsidR="00C26D4D" w:rsidRPr="00ED29F0" w:rsidRDefault="519C01EF" w:rsidP="00546B4B">
      <w:pPr>
        <w:spacing w:before="240" w:after="240"/>
        <w:jc w:val="both"/>
        <w:rPr>
          <w:rFonts w:ascii="Times New Roman" w:hAnsi="Times New Roman"/>
          <w:sz w:val="22"/>
          <w:szCs w:val="18"/>
        </w:rPr>
      </w:pPr>
      <w:r w:rsidRPr="00ED29F0">
        <w:rPr>
          <w:rFonts w:ascii="Times New Roman" w:hAnsi="Times New Roman"/>
          <w:sz w:val="22"/>
          <w:szCs w:val="18"/>
        </w:rPr>
        <w:t>If suspicious activity is detected, the system generates alerts, updates detection logs, and forwards the detection status to the PySide6 dashboard application for real-time visualization. The dashboard displays alerts, monitoring information, and threat of explanations to the user during continuous system monitoring.</w:t>
      </w:r>
    </w:p>
    <w:p w14:paraId="6A4B03A9" w14:textId="29F43D49" w:rsidR="00C26D4D" w:rsidRPr="00ED29F0" w:rsidRDefault="00D177C2" w:rsidP="519C01EF">
      <w:pPr>
        <w:pStyle w:val="template"/>
        <w:jc w:val="center"/>
        <w:rPr>
          <w:rFonts w:asciiTheme="majorBidi" w:hAnsiTheme="majorBidi" w:cstheme="majorBidi"/>
          <w:i w:val="0"/>
        </w:rPr>
      </w:pPr>
      <w:r w:rsidRPr="00ED29F0">
        <w:rPr>
          <w:noProof/>
        </w:rPr>
        <w:lastRenderedPageBreak/>
        <w:drawing>
          <wp:anchor distT="0" distB="0" distL="114300" distR="114300" simplePos="0" relativeHeight="251658244" behindDoc="0" locked="0" layoutInCell="1" allowOverlap="1" wp14:anchorId="0696777F" wp14:editId="7EAF3263">
            <wp:simplePos x="0" y="0"/>
            <wp:positionH relativeFrom="margin">
              <wp:align>center</wp:align>
            </wp:positionH>
            <wp:positionV relativeFrom="paragraph">
              <wp:posOffset>241</wp:posOffset>
            </wp:positionV>
            <wp:extent cx="2011249" cy="5210175"/>
            <wp:effectExtent l="0" t="0" r="8255" b="0"/>
            <wp:wrapTopAndBottom/>
            <wp:docPr id="649745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45131" name="Picture 649745131"/>
                    <pic:cNvPicPr/>
                  </pic:nvPicPr>
                  <pic:blipFill>
                    <a:blip r:embed="rId17">
                      <a:extLst>
                        <a:ext uri="{28A0092B-C50C-407E-A947-70E740481C1C}">
                          <a14:useLocalDpi xmlns:a14="http://schemas.microsoft.com/office/drawing/2010/main" val="0"/>
                        </a:ext>
                      </a:extLst>
                    </a:blip>
                    <a:stretch>
                      <a:fillRect/>
                    </a:stretch>
                  </pic:blipFill>
                  <pic:spPr>
                    <a:xfrm>
                      <a:off x="0" y="0"/>
                      <a:ext cx="2011249" cy="5210175"/>
                    </a:xfrm>
                    <a:prstGeom prst="rect">
                      <a:avLst/>
                    </a:prstGeom>
                  </pic:spPr>
                </pic:pic>
              </a:graphicData>
            </a:graphic>
            <wp14:sizeRelH relativeFrom="page">
              <wp14:pctWidth>0</wp14:pctWidth>
            </wp14:sizeRelH>
            <wp14:sizeRelV relativeFrom="page">
              <wp14:pctHeight>0</wp14:pctHeight>
            </wp14:sizeRelV>
          </wp:anchor>
        </w:drawing>
      </w:r>
    </w:p>
    <w:p w14:paraId="0A518DD9" w14:textId="71A58118" w:rsidR="519C01EF" w:rsidRPr="00ED29F0" w:rsidRDefault="519C01EF" w:rsidP="519C01EF">
      <w:pPr>
        <w:spacing w:before="240" w:after="240"/>
        <w:jc w:val="center"/>
        <w:rPr>
          <w:rFonts w:eastAsia="Times" w:cs="Times"/>
          <w:i/>
          <w:iCs/>
          <w:szCs w:val="24"/>
        </w:rPr>
      </w:pPr>
      <w:bookmarkStart w:id="202" w:name="_Toc230198007"/>
      <w:r w:rsidRPr="00ED29F0">
        <w:rPr>
          <w:rFonts w:asciiTheme="majorBidi" w:hAnsiTheme="majorBidi" w:cstheme="majorBidi"/>
          <w:i/>
          <w:iCs/>
          <w:sz w:val="22"/>
          <w:szCs w:val="22"/>
        </w:rPr>
        <w:t xml:space="preserve">Figure </w:t>
      </w:r>
      <w:r w:rsidRPr="00ED29F0">
        <w:rPr>
          <w:rFonts w:asciiTheme="majorBidi" w:hAnsiTheme="majorBidi" w:cstheme="majorBidi"/>
          <w:i/>
          <w:iCs/>
          <w:sz w:val="22"/>
          <w:szCs w:val="22"/>
        </w:rPr>
        <w:fldChar w:fldCharType="begin"/>
      </w:r>
      <w:r w:rsidRPr="00ED29F0">
        <w:rPr>
          <w:rFonts w:asciiTheme="majorBidi" w:hAnsiTheme="majorBidi" w:cstheme="majorBidi"/>
          <w:i/>
          <w:iCs/>
          <w:sz w:val="22"/>
          <w:szCs w:val="22"/>
        </w:rPr>
        <w:instrText xml:space="preserve"> SEQ Figure \* ARABIC </w:instrText>
      </w:r>
      <w:r w:rsidRPr="00ED29F0">
        <w:rPr>
          <w:rFonts w:asciiTheme="majorBidi" w:hAnsiTheme="majorBidi" w:cstheme="majorBidi"/>
          <w:i/>
          <w:iCs/>
          <w:sz w:val="22"/>
          <w:szCs w:val="22"/>
        </w:rPr>
        <w:fldChar w:fldCharType="separate"/>
      </w:r>
      <w:r w:rsidR="001E1560">
        <w:rPr>
          <w:rFonts w:asciiTheme="majorBidi" w:hAnsiTheme="majorBidi" w:cstheme="majorBidi"/>
          <w:i/>
          <w:iCs/>
          <w:noProof/>
          <w:sz w:val="22"/>
          <w:szCs w:val="22"/>
        </w:rPr>
        <w:t>5</w:t>
      </w:r>
      <w:r w:rsidRPr="00ED29F0">
        <w:rPr>
          <w:rFonts w:asciiTheme="majorBidi" w:hAnsiTheme="majorBidi" w:cstheme="majorBidi"/>
          <w:i/>
          <w:iCs/>
          <w:sz w:val="22"/>
          <w:szCs w:val="22"/>
        </w:rPr>
        <w:fldChar w:fldCharType="end"/>
      </w:r>
      <w:r w:rsidRPr="00ED29F0">
        <w:rPr>
          <w:rFonts w:asciiTheme="majorBidi" w:hAnsiTheme="majorBidi" w:cstheme="majorBidi"/>
          <w:i/>
          <w:iCs/>
          <w:sz w:val="22"/>
          <w:szCs w:val="22"/>
        </w:rPr>
        <w:t>: Activity Diagram</w:t>
      </w:r>
      <w:bookmarkEnd w:id="202"/>
    </w:p>
    <w:p w14:paraId="016E39D4" w14:textId="23393A7A" w:rsidR="519C01EF" w:rsidRPr="00ED29F0" w:rsidRDefault="519C01EF" w:rsidP="519C01EF">
      <w:pPr>
        <w:pStyle w:val="template"/>
        <w:jc w:val="center"/>
        <w:rPr>
          <w:rFonts w:asciiTheme="majorBidi" w:hAnsiTheme="majorBidi" w:cstheme="majorBidi"/>
          <w:i w:val="0"/>
        </w:rPr>
      </w:pPr>
    </w:p>
    <w:p w14:paraId="36642A1C" w14:textId="03037E5C" w:rsidR="519C01EF" w:rsidRPr="00ED29F0" w:rsidRDefault="519C01EF" w:rsidP="519C01EF">
      <w:pPr>
        <w:pStyle w:val="template"/>
        <w:jc w:val="center"/>
        <w:rPr>
          <w:rFonts w:asciiTheme="majorBidi" w:hAnsiTheme="majorBidi" w:cstheme="majorBidi"/>
          <w:i w:val="0"/>
        </w:rPr>
      </w:pPr>
    </w:p>
    <w:p w14:paraId="1E6BC52D" w14:textId="77777777" w:rsidR="00CF07E6" w:rsidRPr="00ED29F0" w:rsidRDefault="00CF07E6" w:rsidP="519C01EF">
      <w:pPr>
        <w:pStyle w:val="template"/>
        <w:jc w:val="center"/>
        <w:rPr>
          <w:rFonts w:asciiTheme="majorBidi" w:hAnsiTheme="majorBidi" w:cstheme="majorBidi"/>
          <w:i w:val="0"/>
        </w:rPr>
      </w:pPr>
    </w:p>
    <w:p w14:paraId="32343173" w14:textId="77777777" w:rsidR="00CF07E6" w:rsidRPr="00ED29F0" w:rsidRDefault="00CF07E6" w:rsidP="519C01EF">
      <w:pPr>
        <w:pStyle w:val="template"/>
        <w:jc w:val="center"/>
        <w:rPr>
          <w:rFonts w:asciiTheme="majorBidi" w:hAnsiTheme="majorBidi" w:cstheme="majorBidi"/>
          <w:i w:val="0"/>
        </w:rPr>
      </w:pPr>
    </w:p>
    <w:p w14:paraId="6F42C743" w14:textId="77777777" w:rsidR="00CF07E6" w:rsidRPr="00ED29F0" w:rsidRDefault="00CF07E6" w:rsidP="519C01EF">
      <w:pPr>
        <w:pStyle w:val="template"/>
        <w:jc w:val="center"/>
        <w:rPr>
          <w:rFonts w:asciiTheme="majorBidi" w:hAnsiTheme="majorBidi" w:cstheme="majorBidi"/>
          <w:i w:val="0"/>
        </w:rPr>
      </w:pPr>
    </w:p>
    <w:p w14:paraId="18B9776A" w14:textId="77777777" w:rsidR="00CF07E6" w:rsidRPr="00ED29F0" w:rsidRDefault="00CF07E6" w:rsidP="519C01EF">
      <w:pPr>
        <w:pStyle w:val="template"/>
        <w:jc w:val="center"/>
        <w:rPr>
          <w:rFonts w:asciiTheme="majorBidi" w:hAnsiTheme="majorBidi" w:cstheme="majorBidi"/>
          <w:i w:val="0"/>
        </w:rPr>
      </w:pPr>
    </w:p>
    <w:p w14:paraId="6C15075D" w14:textId="77777777" w:rsidR="00CF07E6" w:rsidRPr="00ED29F0" w:rsidRDefault="00CF07E6" w:rsidP="519C01EF">
      <w:pPr>
        <w:pStyle w:val="template"/>
        <w:jc w:val="center"/>
        <w:rPr>
          <w:rFonts w:asciiTheme="majorBidi" w:hAnsiTheme="majorBidi" w:cstheme="majorBidi"/>
          <w:i w:val="0"/>
        </w:rPr>
      </w:pPr>
    </w:p>
    <w:p w14:paraId="078924BC" w14:textId="77777777" w:rsidR="00CF07E6" w:rsidRPr="00ED29F0" w:rsidRDefault="00CF07E6" w:rsidP="519C01EF">
      <w:pPr>
        <w:pStyle w:val="template"/>
        <w:jc w:val="center"/>
        <w:rPr>
          <w:rFonts w:asciiTheme="majorBidi" w:hAnsiTheme="majorBidi" w:cstheme="majorBidi"/>
          <w:i w:val="0"/>
        </w:rPr>
      </w:pPr>
    </w:p>
    <w:p w14:paraId="63F9EDE9" w14:textId="77777777" w:rsidR="00CF07E6" w:rsidRPr="00ED29F0" w:rsidRDefault="00CF07E6" w:rsidP="519C01EF">
      <w:pPr>
        <w:pStyle w:val="template"/>
        <w:jc w:val="center"/>
        <w:rPr>
          <w:rFonts w:asciiTheme="majorBidi" w:hAnsiTheme="majorBidi" w:cstheme="majorBidi"/>
          <w:i w:val="0"/>
        </w:rPr>
      </w:pPr>
    </w:p>
    <w:p w14:paraId="75512BE2" w14:textId="77777777" w:rsidR="00CF07E6" w:rsidRPr="00ED29F0" w:rsidRDefault="00CF07E6" w:rsidP="519C01EF">
      <w:pPr>
        <w:pStyle w:val="template"/>
        <w:jc w:val="center"/>
        <w:rPr>
          <w:rFonts w:asciiTheme="majorBidi" w:hAnsiTheme="majorBidi" w:cstheme="majorBidi"/>
          <w:i w:val="0"/>
        </w:rPr>
      </w:pPr>
    </w:p>
    <w:p w14:paraId="557C8484" w14:textId="77777777" w:rsidR="00CF07E6" w:rsidRPr="00ED29F0" w:rsidRDefault="00CF07E6" w:rsidP="519C01EF">
      <w:pPr>
        <w:pStyle w:val="template"/>
        <w:jc w:val="center"/>
        <w:rPr>
          <w:rFonts w:asciiTheme="majorBidi" w:hAnsiTheme="majorBidi" w:cstheme="majorBidi"/>
          <w:i w:val="0"/>
        </w:rPr>
      </w:pPr>
    </w:p>
    <w:p w14:paraId="41DC4669" w14:textId="77777777" w:rsidR="00CF07E6" w:rsidRPr="00ED29F0" w:rsidRDefault="00CF07E6" w:rsidP="519C01EF">
      <w:pPr>
        <w:pStyle w:val="template"/>
        <w:jc w:val="center"/>
        <w:rPr>
          <w:rFonts w:asciiTheme="majorBidi" w:hAnsiTheme="majorBidi" w:cstheme="majorBidi"/>
          <w:i w:val="0"/>
        </w:rPr>
      </w:pPr>
    </w:p>
    <w:p w14:paraId="5EA1D088" w14:textId="77777777" w:rsidR="00CF07E6" w:rsidRPr="00ED29F0" w:rsidRDefault="00CF07E6" w:rsidP="519C01EF">
      <w:pPr>
        <w:pStyle w:val="template"/>
        <w:jc w:val="center"/>
        <w:rPr>
          <w:rFonts w:asciiTheme="majorBidi" w:hAnsiTheme="majorBidi" w:cstheme="majorBidi"/>
          <w:i w:val="0"/>
        </w:rPr>
      </w:pPr>
    </w:p>
    <w:p w14:paraId="6E40D690" w14:textId="77777777" w:rsidR="00CF07E6" w:rsidRPr="00ED29F0" w:rsidRDefault="00CF07E6" w:rsidP="519C01EF">
      <w:pPr>
        <w:pStyle w:val="template"/>
        <w:jc w:val="center"/>
        <w:rPr>
          <w:rFonts w:asciiTheme="majorBidi" w:hAnsiTheme="majorBidi" w:cstheme="majorBidi"/>
          <w:i w:val="0"/>
        </w:rPr>
      </w:pPr>
    </w:p>
    <w:p w14:paraId="33B4B379" w14:textId="77777777" w:rsidR="00CF07E6" w:rsidRPr="00ED29F0" w:rsidRDefault="00CF07E6" w:rsidP="519C01EF">
      <w:pPr>
        <w:pStyle w:val="template"/>
        <w:jc w:val="center"/>
        <w:rPr>
          <w:rFonts w:asciiTheme="majorBidi" w:hAnsiTheme="majorBidi" w:cstheme="majorBidi"/>
          <w:i w:val="0"/>
        </w:rPr>
      </w:pPr>
    </w:p>
    <w:p w14:paraId="0660CBB4" w14:textId="77777777" w:rsidR="00CF07E6" w:rsidRPr="00ED29F0" w:rsidRDefault="00CF07E6" w:rsidP="519C01EF">
      <w:pPr>
        <w:pStyle w:val="template"/>
        <w:jc w:val="center"/>
        <w:rPr>
          <w:rFonts w:asciiTheme="majorBidi" w:hAnsiTheme="majorBidi" w:cstheme="majorBidi"/>
          <w:i w:val="0"/>
        </w:rPr>
      </w:pPr>
    </w:p>
    <w:p w14:paraId="51B02C25" w14:textId="77777777" w:rsidR="00CF07E6" w:rsidRPr="00ED29F0" w:rsidRDefault="00CF07E6" w:rsidP="519C01EF">
      <w:pPr>
        <w:pStyle w:val="template"/>
        <w:jc w:val="center"/>
        <w:rPr>
          <w:rFonts w:asciiTheme="majorBidi" w:hAnsiTheme="majorBidi" w:cstheme="majorBidi"/>
          <w:i w:val="0"/>
        </w:rPr>
      </w:pPr>
    </w:p>
    <w:p w14:paraId="593019C8" w14:textId="5D678ED0" w:rsidR="519C01EF" w:rsidRPr="00ED29F0" w:rsidRDefault="519C01EF" w:rsidP="00D177C2">
      <w:pPr>
        <w:pStyle w:val="template"/>
        <w:rPr>
          <w:rFonts w:asciiTheme="majorBidi" w:hAnsiTheme="majorBidi" w:cstheme="majorBidi"/>
          <w:i w:val="0"/>
        </w:rPr>
      </w:pPr>
    </w:p>
    <w:p w14:paraId="5AD867AC" w14:textId="6C31BC8E" w:rsidR="00C26D4D" w:rsidRPr="00ED29F0" w:rsidRDefault="00B802B2" w:rsidP="00DD5CF5">
      <w:pPr>
        <w:pStyle w:val="Heading3"/>
        <w:jc w:val="both"/>
        <w:rPr>
          <w:rFonts w:asciiTheme="majorBidi" w:hAnsiTheme="majorBidi" w:cstheme="majorBidi"/>
        </w:rPr>
      </w:pPr>
      <w:bookmarkStart w:id="203" w:name="_Toc61468836"/>
      <w:r w:rsidRPr="00ED29F0">
        <w:rPr>
          <w:rFonts w:asciiTheme="majorBidi" w:hAnsiTheme="majorBidi" w:cstheme="majorBidi"/>
        </w:rPr>
        <w:lastRenderedPageBreak/>
        <w:t>Screens</w:t>
      </w:r>
      <w:bookmarkEnd w:id="203"/>
    </w:p>
    <w:p w14:paraId="13A5E123" w14:textId="4B1199AD" w:rsidR="00CF07E6" w:rsidRPr="00ED29F0" w:rsidRDefault="00CF07E6" w:rsidP="00CF07E6">
      <w:pPr>
        <w:pStyle w:val="template"/>
        <w:jc w:val="both"/>
      </w:pPr>
      <w:r w:rsidRPr="00ED29F0">
        <w:rPr>
          <w:noProof/>
        </w:rPr>
        <w:drawing>
          <wp:anchor distT="0" distB="0" distL="114300" distR="114300" simplePos="0" relativeHeight="251658245" behindDoc="0" locked="0" layoutInCell="1" allowOverlap="1" wp14:anchorId="71FDF303" wp14:editId="521641B3">
            <wp:simplePos x="0" y="0"/>
            <wp:positionH relativeFrom="margin">
              <wp:align>right</wp:align>
            </wp:positionH>
            <wp:positionV relativeFrom="paragraph">
              <wp:posOffset>258726</wp:posOffset>
            </wp:positionV>
            <wp:extent cx="5724525" cy="2895600"/>
            <wp:effectExtent l="0" t="0" r="9525" b="0"/>
            <wp:wrapTopAndBottom/>
            <wp:docPr id="120602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2228" name="Picture 12060222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5" cy="2895600"/>
                    </a:xfrm>
                    <a:prstGeom prst="rect">
                      <a:avLst/>
                    </a:prstGeom>
                  </pic:spPr>
                </pic:pic>
              </a:graphicData>
            </a:graphic>
            <wp14:sizeRelH relativeFrom="page">
              <wp14:pctWidth>0</wp14:pctWidth>
            </wp14:sizeRelH>
            <wp14:sizeRelV relativeFrom="page">
              <wp14:pctHeight>0</wp14:pctHeight>
            </wp14:sizeRelV>
          </wp:anchor>
        </w:drawing>
      </w:r>
      <w:r w:rsidR="5D446D11" w:rsidRPr="00ED29F0">
        <w:rPr>
          <w:rFonts w:asciiTheme="majorBidi" w:hAnsiTheme="majorBidi" w:cstheme="majorBidi"/>
          <w:i w:val="0"/>
        </w:rPr>
        <w:t>Dashboard</w:t>
      </w:r>
    </w:p>
    <w:p w14:paraId="216D52E8" w14:textId="3D92960D" w:rsidR="00CF07E6" w:rsidRPr="00ED29F0" w:rsidRDefault="00CF07E6" w:rsidP="5D446D11">
      <w:pPr>
        <w:pStyle w:val="template"/>
        <w:jc w:val="both"/>
      </w:pPr>
    </w:p>
    <w:p w14:paraId="394E247A" w14:textId="5DB91E56" w:rsidR="5D446D11" w:rsidRPr="00ED29F0" w:rsidRDefault="5D446D11" w:rsidP="5D446D11">
      <w:pPr>
        <w:pStyle w:val="template"/>
        <w:jc w:val="both"/>
      </w:pPr>
      <w:r w:rsidRPr="00ED29F0">
        <w:t>Alerts</w:t>
      </w:r>
    </w:p>
    <w:p w14:paraId="145A7A27" w14:textId="4FF13083" w:rsidR="5D446D11" w:rsidRPr="00ED29F0" w:rsidRDefault="00337382" w:rsidP="5D446D11">
      <w:pPr>
        <w:pStyle w:val="template"/>
        <w:jc w:val="both"/>
      </w:pPr>
      <w:r w:rsidRPr="00ED29F0">
        <w:rPr>
          <w:noProof/>
        </w:rPr>
        <w:drawing>
          <wp:anchor distT="0" distB="0" distL="114300" distR="114300" simplePos="0" relativeHeight="251658246" behindDoc="0" locked="0" layoutInCell="1" allowOverlap="1" wp14:anchorId="00D7AD66" wp14:editId="18A2B9D6">
            <wp:simplePos x="0" y="0"/>
            <wp:positionH relativeFrom="margin">
              <wp:align>right</wp:align>
            </wp:positionH>
            <wp:positionV relativeFrom="paragraph">
              <wp:posOffset>149152</wp:posOffset>
            </wp:positionV>
            <wp:extent cx="5724525" cy="2924175"/>
            <wp:effectExtent l="0" t="0" r="9525" b="9525"/>
            <wp:wrapTopAndBottom/>
            <wp:docPr id="65320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0473" name="Picture 653204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5" cy="2924175"/>
                    </a:xfrm>
                    <a:prstGeom prst="rect">
                      <a:avLst/>
                    </a:prstGeom>
                  </pic:spPr>
                </pic:pic>
              </a:graphicData>
            </a:graphic>
            <wp14:sizeRelH relativeFrom="page">
              <wp14:pctWidth>0</wp14:pctWidth>
            </wp14:sizeRelH>
            <wp14:sizeRelV relativeFrom="page">
              <wp14:pctHeight>0</wp14:pctHeight>
            </wp14:sizeRelV>
          </wp:anchor>
        </w:drawing>
      </w:r>
    </w:p>
    <w:p w14:paraId="3857A244" w14:textId="013B0310" w:rsidR="00CF07E6" w:rsidRPr="00ED29F0" w:rsidRDefault="00CF07E6" w:rsidP="5D446D11">
      <w:pPr>
        <w:pStyle w:val="template"/>
        <w:jc w:val="both"/>
      </w:pPr>
    </w:p>
    <w:p w14:paraId="2B35B56B" w14:textId="24B73364" w:rsidR="00CF07E6" w:rsidRPr="00ED29F0" w:rsidRDefault="00CF07E6" w:rsidP="5D446D11">
      <w:pPr>
        <w:pStyle w:val="template"/>
        <w:jc w:val="both"/>
      </w:pPr>
    </w:p>
    <w:p w14:paraId="4D50E591" w14:textId="77777777" w:rsidR="00BF20B5" w:rsidRPr="00ED29F0" w:rsidRDefault="00BF20B5" w:rsidP="5D446D11">
      <w:pPr>
        <w:pStyle w:val="template"/>
        <w:jc w:val="both"/>
      </w:pPr>
    </w:p>
    <w:p w14:paraId="709AA859" w14:textId="77777777" w:rsidR="00BF20B5" w:rsidRPr="00ED29F0" w:rsidRDefault="00BF20B5" w:rsidP="5D446D11">
      <w:pPr>
        <w:pStyle w:val="template"/>
        <w:jc w:val="both"/>
      </w:pPr>
    </w:p>
    <w:p w14:paraId="4C4DCC54" w14:textId="77777777" w:rsidR="00BF20B5" w:rsidRPr="00ED29F0" w:rsidRDefault="00BF20B5" w:rsidP="5D446D11">
      <w:pPr>
        <w:pStyle w:val="template"/>
        <w:jc w:val="both"/>
      </w:pPr>
    </w:p>
    <w:p w14:paraId="50A4E422" w14:textId="77777777" w:rsidR="00BF20B5" w:rsidRPr="00ED29F0" w:rsidRDefault="00BF20B5" w:rsidP="5D446D11">
      <w:pPr>
        <w:pStyle w:val="template"/>
        <w:jc w:val="both"/>
      </w:pPr>
    </w:p>
    <w:p w14:paraId="744A149A" w14:textId="77777777" w:rsidR="00BF20B5" w:rsidRPr="00ED29F0" w:rsidRDefault="00BF20B5" w:rsidP="5D446D11">
      <w:pPr>
        <w:pStyle w:val="template"/>
        <w:jc w:val="both"/>
      </w:pPr>
    </w:p>
    <w:p w14:paraId="7E7574AF" w14:textId="77777777" w:rsidR="00BF20B5" w:rsidRPr="00ED29F0" w:rsidRDefault="00BF20B5" w:rsidP="5D446D11">
      <w:pPr>
        <w:pStyle w:val="template"/>
        <w:jc w:val="both"/>
      </w:pPr>
    </w:p>
    <w:p w14:paraId="02C05090" w14:textId="77777777" w:rsidR="00BF20B5" w:rsidRPr="00ED29F0" w:rsidRDefault="00BF20B5" w:rsidP="5D446D11">
      <w:pPr>
        <w:pStyle w:val="template"/>
        <w:jc w:val="both"/>
      </w:pPr>
    </w:p>
    <w:p w14:paraId="721F75C1" w14:textId="77777777" w:rsidR="00BF20B5" w:rsidRPr="00ED29F0" w:rsidRDefault="00BF20B5" w:rsidP="5D446D11">
      <w:pPr>
        <w:pStyle w:val="template"/>
        <w:jc w:val="both"/>
      </w:pPr>
    </w:p>
    <w:p w14:paraId="6256B582" w14:textId="77777777" w:rsidR="00BF20B5" w:rsidRPr="00ED29F0" w:rsidRDefault="00BF20B5" w:rsidP="5D446D11">
      <w:pPr>
        <w:pStyle w:val="template"/>
        <w:jc w:val="both"/>
      </w:pPr>
    </w:p>
    <w:p w14:paraId="5A861C0F" w14:textId="77777777" w:rsidR="00BF20B5" w:rsidRPr="00ED29F0" w:rsidRDefault="00BF20B5" w:rsidP="5D446D11">
      <w:pPr>
        <w:pStyle w:val="template"/>
        <w:jc w:val="both"/>
      </w:pPr>
    </w:p>
    <w:p w14:paraId="7776CBA9" w14:textId="4BCAADEA" w:rsidR="5D446D11" w:rsidRPr="00ED29F0" w:rsidRDefault="00BF20B5" w:rsidP="00E3308E">
      <w:pPr>
        <w:pStyle w:val="template"/>
        <w:jc w:val="both"/>
      </w:pPr>
      <w:r w:rsidRPr="00ED29F0">
        <w:rPr>
          <w:noProof/>
        </w:rPr>
        <w:lastRenderedPageBreak/>
        <w:drawing>
          <wp:anchor distT="0" distB="0" distL="114300" distR="114300" simplePos="0" relativeHeight="251658247" behindDoc="0" locked="0" layoutInCell="1" allowOverlap="1" wp14:anchorId="2D3621D8" wp14:editId="141B4BCB">
            <wp:simplePos x="0" y="0"/>
            <wp:positionH relativeFrom="column">
              <wp:posOffset>0</wp:posOffset>
            </wp:positionH>
            <wp:positionV relativeFrom="paragraph">
              <wp:posOffset>258283</wp:posOffset>
            </wp:positionV>
            <wp:extent cx="5724525" cy="2886075"/>
            <wp:effectExtent l="0" t="0" r="9525" b="9525"/>
            <wp:wrapTopAndBottom/>
            <wp:docPr id="1788617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7233" name="Picture 17886172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5" cy="2886075"/>
                    </a:xfrm>
                    <a:prstGeom prst="rect">
                      <a:avLst/>
                    </a:prstGeom>
                  </pic:spPr>
                </pic:pic>
              </a:graphicData>
            </a:graphic>
            <wp14:sizeRelH relativeFrom="page">
              <wp14:pctWidth>0</wp14:pctWidth>
            </wp14:sizeRelH>
            <wp14:sizeRelV relativeFrom="page">
              <wp14:pctHeight>0</wp14:pctHeight>
            </wp14:sizeRelV>
          </wp:anchor>
        </w:drawing>
      </w:r>
      <w:r w:rsidR="5D446D11" w:rsidRPr="00ED29F0">
        <w:t>Processes</w:t>
      </w:r>
    </w:p>
    <w:p w14:paraId="6DE338DB" w14:textId="171D8FB1" w:rsidR="00CF07E6" w:rsidRPr="00ED29F0" w:rsidRDefault="00CF07E6" w:rsidP="5D446D11">
      <w:pPr>
        <w:pStyle w:val="template"/>
        <w:jc w:val="both"/>
      </w:pPr>
    </w:p>
    <w:p w14:paraId="2DF8BF22" w14:textId="5E2FAD6D" w:rsidR="5D446D11" w:rsidRPr="00ED29F0" w:rsidRDefault="00E3308E" w:rsidP="5D446D11">
      <w:pPr>
        <w:pStyle w:val="template"/>
        <w:jc w:val="both"/>
      </w:pPr>
      <w:r w:rsidRPr="00ED29F0">
        <w:rPr>
          <w:noProof/>
        </w:rPr>
        <w:drawing>
          <wp:anchor distT="0" distB="0" distL="114300" distR="114300" simplePos="0" relativeHeight="251658248" behindDoc="0" locked="0" layoutInCell="1" allowOverlap="1" wp14:anchorId="59E05708" wp14:editId="49D14D79">
            <wp:simplePos x="0" y="0"/>
            <wp:positionH relativeFrom="column">
              <wp:posOffset>0</wp:posOffset>
            </wp:positionH>
            <wp:positionV relativeFrom="paragraph">
              <wp:posOffset>312420</wp:posOffset>
            </wp:positionV>
            <wp:extent cx="5724525" cy="2905125"/>
            <wp:effectExtent l="0" t="0" r="9525" b="9525"/>
            <wp:wrapTopAndBottom/>
            <wp:docPr id="1647285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85137" name="Picture 164728513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4525" cy="2905125"/>
                    </a:xfrm>
                    <a:prstGeom prst="rect">
                      <a:avLst/>
                    </a:prstGeom>
                  </pic:spPr>
                </pic:pic>
              </a:graphicData>
            </a:graphic>
            <wp14:sizeRelH relativeFrom="page">
              <wp14:pctWidth>0</wp14:pctWidth>
            </wp14:sizeRelH>
            <wp14:sizeRelV relativeFrom="page">
              <wp14:pctHeight>0</wp14:pctHeight>
            </wp14:sizeRelV>
          </wp:anchor>
        </w:drawing>
      </w:r>
      <w:r w:rsidR="5D446D11" w:rsidRPr="00ED29F0">
        <w:t>Raw Event Stream</w:t>
      </w:r>
    </w:p>
    <w:p w14:paraId="37F0BD1C" w14:textId="695E354D" w:rsidR="5D446D11" w:rsidRPr="00ED29F0" w:rsidRDefault="5D446D11" w:rsidP="5D446D11">
      <w:pPr>
        <w:pStyle w:val="template"/>
        <w:jc w:val="both"/>
      </w:pPr>
    </w:p>
    <w:p w14:paraId="6EBF139A" w14:textId="3D11C093" w:rsidR="00CF07E6" w:rsidRPr="00ED29F0" w:rsidRDefault="00CF07E6" w:rsidP="5D446D11">
      <w:pPr>
        <w:pStyle w:val="template"/>
        <w:jc w:val="both"/>
      </w:pPr>
    </w:p>
    <w:p w14:paraId="0A79BC3F" w14:textId="77777777" w:rsidR="00E3308E" w:rsidRPr="00ED29F0" w:rsidRDefault="00E3308E" w:rsidP="5D446D11">
      <w:pPr>
        <w:pStyle w:val="template"/>
        <w:jc w:val="both"/>
      </w:pPr>
    </w:p>
    <w:p w14:paraId="3716A398" w14:textId="77777777" w:rsidR="00E3308E" w:rsidRPr="00ED29F0" w:rsidRDefault="00E3308E" w:rsidP="5D446D11">
      <w:pPr>
        <w:pStyle w:val="template"/>
        <w:jc w:val="both"/>
      </w:pPr>
    </w:p>
    <w:p w14:paraId="69077C2B" w14:textId="77777777" w:rsidR="00E3308E" w:rsidRPr="00ED29F0" w:rsidRDefault="00E3308E" w:rsidP="5D446D11">
      <w:pPr>
        <w:pStyle w:val="template"/>
        <w:jc w:val="both"/>
      </w:pPr>
    </w:p>
    <w:p w14:paraId="7D6E8435" w14:textId="77777777" w:rsidR="00E3308E" w:rsidRPr="00ED29F0" w:rsidRDefault="00E3308E" w:rsidP="5D446D11">
      <w:pPr>
        <w:pStyle w:val="template"/>
        <w:jc w:val="both"/>
      </w:pPr>
    </w:p>
    <w:p w14:paraId="65978191" w14:textId="77777777" w:rsidR="00E3308E" w:rsidRPr="00ED29F0" w:rsidRDefault="00E3308E" w:rsidP="5D446D11">
      <w:pPr>
        <w:pStyle w:val="template"/>
        <w:jc w:val="both"/>
      </w:pPr>
    </w:p>
    <w:p w14:paraId="596E370D" w14:textId="77777777" w:rsidR="00E3308E" w:rsidRPr="00ED29F0" w:rsidRDefault="00E3308E" w:rsidP="5D446D11">
      <w:pPr>
        <w:pStyle w:val="template"/>
        <w:jc w:val="both"/>
      </w:pPr>
    </w:p>
    <w:p w14:paraId="1D9A8C16" w14:textId="77777777" w:rsidR="00E3308E" w:rsidRPr="00ED29F0" w:rsidRDefault="00E3308E" w:rsidP="5D446D11">
      <w:pPr>
        <w:pStyle w:val="template"/>
        <w:jc w:val="both"/>
      </w:pPr>
    </w:p>
    <w:p w14:paraId="39376DE9" w14:textId="77777777" w:rsidR="00E3308E" w:rsidRPr="00ED29F0" w:rsidRDefault="00E3308E" w:rsidP="5D446D11">
      <w:pPr>
        <w:pStyle w:val="template"/>
        <w:jc w:val="both"/>
      </w:pPr>
    </w:p>
    <w:p w14:paraId="54A6C7BA" w14:textId="77777777" w:rsidR="00E3308E" w:rsidRPr="00ED29F0" w:rsidRDefault="00E3308E" w:rsidP="5D446D11">
      <w:pPr>
        <w:pStyle w:val="template"/>
        <w:jc w:val="both"/>
      </w:pPr>
    </w:p>
    <w:p w14:paraId="3A970F44" w14:textId="77777777" w:rsidR="00E3308E" w:rsidRPr="00ED29F0" w:rsidRDefault="00E3308E" w:rsidP="5D446D11">
      <w:pPr>
        <w:pStyle w:val="template"/>
        <w:jc w:val="both"/>
      </w:pPr>
    </w:p>
    <w:p w14:paraId="164ED0CE" w14:textId="77777777" w:rsidR="00E3308E" w:rsidRPr="00ED29F0" w:rsidRDefault="00E3308E" w:rsidP="5D446D11">
      <w:pPr>
        <w:pStyle w:val="template"/>
        <w:jc w:val="both"/>
      </w:pPr>
    </w:p>
    <w:p w14:paraId="45859989" w14:textId="77777777" w:rsidR="00E3308E" w:rsidRPr="00ED29F0" w:rsidRDefault="00E3308E" w:rsidP="5D446D11">
      <w:pPr>
        <w:pStyle w:val="template"/>
        <w:jc w:val="both"/>
      </w:pPr>
    </w:p>
    <w:p w14:paraId="6694E153" w14:textId="77777777" w:rsidR="00E3308E" w:rsidRPr="00ED29F0" w:rsidRDefault="00E3308E" w:rsidP="5D446D11">
      <w:pPr>
        <w:pStyle w:val="template"/>
        <w:jc w:val="both"/>
      </w:pPr>
    </w:p>
    <w:p w14:paraId="19522E4D" w14:textId="1EA26432" w:rsidR="00CF07E6" w:rsidRPr="00ED29F0" w:rsidRDefault="00CF07E6" w:rsidP="5D446D11">
      <w:pPr>
        <w:pStyle w:val="template"/>
        <w:jc w:val="both"/>
      </w:pPr>
    </w:p>
    <w:p w14:paraId="6F77AFFB" w14:textId="3C255AD1" w:rsidR="00CF07E6" w:rsidRPr="00ED29F0" w:rsidRDefault="00E3308E" w:rsidP="00E3308E">
      <w:pPr>
        <w:pStyle w:val="template"/>
        <w:jc w:val="both"/>
      </w:pPr>
      <w:r w:rsidRPr="00ED29F0">
        <w:rPr>
          <w:noProof/>
        </w:rPr>
        <w:lastRenderedPageBreak/>
        <w:drawing>
          <wp:anchor distT="0" distB="0" distL="114300" distR="114300" simplePos="0" relativeHeight="251658249" behindDoc="0" locked="0" layoutInCell="1" allowOverlap="1" wp14:anchorId="1F46DCA2" wp14:editId="33A7DCE0">
            <wp:simplePos x="0" y="0"/>
            <wp:positionH relativeFrom="column">
              <wp:posOffset>0</wp:posOffset>
            </wp:positionH>
            <wp:positionV relativeFrom="paragraph">
              <wp:posOffset>238598</wp:posOffset>
            </wp:positionV>
            <wp:extent cx="5724525" cy="2895600"/>
            <wp:effectExtent l="0" t="0" r="9525" b="0"/>
            <wp:wrapTopAndBottom/>
            <wp:docPr id="393593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93921" name="Picture 3935939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4525" cy="2895600"/>
                    </a:xfrm>
                    <a:prstGeom prst="rect">
                      <a:avLst/>
                    </a:prstGeom>
                  </pic:spPr>
                </pic:pic>
              </a:graphicData>
            </a:graphic>
            <wp14:sizeRelH relativeFrom="page">
              <wp14:pctWidth>0</wp14:pctWidth>
            </wp14:sizeRelH>
            <wp14:sizeRelV relativeFrom="page">
              <wp14:pctHeight>0</wp14:pctHeight>
            </wp14:sizeRelV>
          </wp:anchor>
        </w:drawing>
      </w:r>
      <w:r w:rsidR="5D446D11" w:rsidRPr="00ED29F0">
        <w:t>AI Assistant</w:t>
      </w:r>
    </w:p>
    <w:p w14:paraId="3035646F" w14:textId="22F42584" w:rsidR="00CF07E6" w:rsidRPr="00ED29F0" w:rsidRDefault="00CF07E6" w:rsidP="5D446D11">
      <w:pPr>
        <w:pStyle w:val="template"/>
        <w:jc w:val="both"/>
      </w:pPr>
    </w:p>
    <w:p w14:paraId="43D620D2" w14:textId="234F6F22" w:rsidR="5D446D11" w:rsidRPr="00ED29F0" w:rsidRDefault="00E3308E" w:rsidP="5D446D11">
      <w:pPr>
        <w:pStyle w:val="template"/>
        <w:jc w:val="both"/>
      </w:pPr>
      <w:r w:rsidRPr="00ED29F0">
        <w:rPr>
          <w:noProof/>
        </w:rPr>
        <w:drawing>
          <wp:anchor distT="0" distB="0" distL="114300" distR="114300" simplePos="0" relativeHeight="251658250" behindDoc="0" locked="0" layoutInCell="1" allowOverlap="1" wp14:anchorId="17EBF943" wp14:editId="6E46F813">
            <wp:simplePos x="0" y="0"/>
            <wp:positionH relativeFrom="column">
              <wp:posOffset>0</wp:posOffset>
            </wp:positionH>
            <wp:positionV relativeFrom="paragraph">
              <wp:posOffset>276698</wp:posOffset>
            </wp:positionV>
            <wp:extent cx="5724525" cy="2800350"/>
            <wp:effectExtent l="0" t="0" r="9525" b="0"/>
            <wp:wrapTopAndBottom/>
            <wp:docPr id="839007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7813" name="Picture 8390078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2800350"/>
                    </a:xfrm>
                    <a:prstGeom prst="rect">
                      <a:avLst/>
                    </a:prstGeom>
                  </pic:spPr>
                </pic:pic>
              </a:graphicData>
            </a:graphic>
            <wp14:sizeRelH relativeFrom="page">
              <wp14:pctWidth>0</wp14:pctWidth>
            </wp14:sizeRelH>
            <wp14:sizeRelV relativeFrom="page">
              <wp14:pctHeight>0</wp14:pctHeight>
            </wp14:sizeRelV>
          </wp:anchor>
        </w:drawing>
      </w:r>
      <w:r w:rsidR="5D446D11" w:rsidRPr="00ED29F0">
        <w:t>ML Insights</w:t>
      </w:r>
    </w:p>
    <w:p w14:paraId="13DD7D0A" w14:textId="3C83B1F9" w:rsidR="5D446D11" w:rsidRPr="00ED29F0" w:rsidRDefault="5D446D11" w:rsidP="5D446D11">
      <w:pPr>
        <w:pStyle w:val="template"/>
        <w:jc w:val="both"/>
      </w:pPr>
    </w:p>
    <w:p w14:paraId="3BF6F1EC" w14:textId="77777777" w:rsidR="00E3308E" w:rsidRPr="00ED29F0" w:rsidRDefault="00E3308E" w:rsidP="5D446D11">
      <w:pPr>
        <w:pStyle w:val="template"/>
        <w:jc w:val="both"/>
      </w:pPr>
    </w:p>
    <w:p w14:paraId="03B24D7D" w14:textId="77777777" w:rsidR="00E3308E" w:rsidRPr="00ED29F0" w:rsidRDefault="00E3308E" w:rsidP="5D446D11">
      <w:pPr>
        <w:pStyle w:val="template"/>
        <w:jc w:val="both"/>
      </w:pPr>
    </w:p>
    <w:p w14:paraId="0A03C3E8" w14:textId="77777777" w:rsidR="00E3308E" w:rsidRPr="00ED29F0" w:rsidRDefault="00E3308E" w:rsidP="5D446D11">
      <w:pPr>
        <w:pStyle w:val="template"/>
        <w:jc w:val="both"/>
      </w:pPr>
    </w:p>
    <w:p w14:paraId="548A7533" w14:textId="77777777" w:rsidR="00E3308E" w:rsidRPr="00ED29F0" w:rsidRDefault="00E3308E" w:rsidP="5D446D11">
      <w:pPr>
        <w:pStyle w:val="template"/>
        <w:jc w:val="both"/>
      </w:pPr>
    </w:p>
    <w:p w14:paraId="1BA46694" w14:textId="77777777" w:rsidR="00E3308E" w:rsidRPr="00ED29F0" w:rsidRDefault="00E3308E" w:rsidP="5D446D11">
      <w:pPr>
        <w:pStyle w:val="template"/>
        <w:jc w:val="both"/>
      </w:pPr>
    </w:p>
    <w:p w14:paraId="0C4C8DC4" w14:textId="77777777" w:rsidR="00E3308E" w:rsidRPr="00ED29F0" w:rsidRDefault="00E3308E" w:rsidP="5D446D11">
      <w:pPr>
        <w:pStyle w:val="template"/>
        <w:jc w:val="both"/>
      </w:pPr>
    </w:p>
    <w:p w14:paraId="407B6C72" w14:textId="77777777" w:rsidR="00E3308E" w:rsidRPr="00ED29F0" w:rsidRDefault="00E3308E" w:rsidP="5D446D11">
      <w:pPr>
        <w:pStyle w:val="template"/>
        <w:jc w:val="both"/>
      </w:pPr>
    </w:p>
    <w:p w14:paraId="485C5ED7" w14:textId="77777777" w:rsidR="00E3308E" w:rsidRPr="00ED29F0" w:rsidRDefault="00E3308E" w:rsidP="5D446D11">
      <w:pPr>
        <w:pStyle w:val="template"/>
        <w:jc w:val="both"/>
      </w:pPr>
    </w:p>
    <w:p w14:paraId="5AA70283" w14:textId="77777777" w:rsidR="00E3308E" w:rsidRPr="00ED29F0" w:rsidRDefault="00E3308E" w:rsidP="5D446D11">
      <w:pPr>
        <w:pStyle w:val="template"/>
        <w:jc w:val="both"/>
      </w:pPr>
    </w:p>
    <w:p w14:paraId="7D02116B" w14:textId="77777777" w:rsidR="00E3308E" w:rsidRPr="00ED29F0" w:rsidRDefault="00E3308E" w:rsidP="5D446D11">
      <w:pPr>
        <w:pStyle w:val="template"/>
        <w:jc w:val="both"/>
      </w:pPr>
    </w:p>
    <w:p w14:paraId="0739999A" w14:textId="77777777" w:rsidR="00E3308E" w:rsidRPr="00ED29F0" w:rsidRDefault="00E3308E" w:rsidP="5D446D11">
      <w:pPr>
        <w:pStyle w:val="template"/>
        <w:jc w:val="both"/>
      </w:pPr>
    </w:p>
    <w:p w14:paraId="34775887" w14:textId="77777777" w:rsidR="00E3308E" w:rsidRPr="00ED29F0" w:rsidRDefault="00E3308E" w:rsidP="5D446D11">
      <w:pPr>
        <w:pStyle w:val="template"/>
        <w:jc w:val="both"/>
      </w:pPr>
    </w:p>
    <w:p w14:paraId="2FC50891" w14:textId="77777777" w:rsidR="00E3308E" w:rsidRPr="00ED29F0" w:rsidRDefault="00E3308E" w:rsidP="5D446D11">
      <w:pPr>
        <w:pStyle w:val="template"/>
        <w:jc w:val="both"/>
      </w:pPr>
    </w:p>
    <w:p w14:paraId="4E18CB9B" w14:textId="77777777" w:rsidR="00CF07E6" w:rsidRPr="00ED29F0" w:rsidRDefault="00CF07E6" w:rsidP="5D446D11">
      <w:pPr>
        <w:pStyle w:val="template"/>
        <w:jc w:val="both"/>
      </w:pPr>
    </w:p>
    <w:p w14:paraId="6EE5827B" w14:textId="77777777" w:rsidR="00CF07E6" w:rsidRPr="00ED29F0" w:rsidRDefault="00CF07E6" w:rsidP="5D446D11">
      <w:pPr>
        <w:pStyle w:val="template"/>
        <w:jc w:val="both"/>
      </w:pPr>
    </w:p>
    <w:p w14:paraId="14633B89" w14:textId="34891392" w:rsidR="5D446D11" w:rsidRPr="00ED29F0" w:rsidRDefault="00E3308E" w:rsidP="5D446D11">
      <w:pPr>
        <w:pStyle w:val="template"/>
        <w:jc w:val="both"/>
      </w:pPr>
      <w:r w:rsidRPr="00ED29F0">
        <w:rPr>
          <w:noProof/>
        </w:rPr>
        <w:lastRenderedPageBreak/>
        <w:drawing>
          <wp:anchor distT="0" distB="0" distL="114300" distR="114300" simplePos="0" relativeHeight="251658251" behindDoc="0" locked="0" layoutInCell="1" allowOverlap="1" wp14:anchorId="2D2DF64F" wp14:editId="6CCC2226">
            <wp:simplePos x="0" y="0"/>
            <wp:positionH relativeFrom="column">
              <wp:posOffset>0</wp:posOffset>
            </wp:positionH>
            <wp:positionV relativeFrom="paragraph">
              <wp:posOffset>238598</wp:posOffset>
            </wp:positionV>
            <wp:extent cx="5724525" cy="2819400"/>
            <wp:effectExtent l="0" t="0" r="9525" b="0"/>
            <wp:wrapTopAndBottom/>
            <wp:docPr id="1838183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83230" name="Picture 18381832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4525" cy="2819400"/>
                    </a:xfrm>
                    <a:prstGeom prst="rect">
                      <a:avLst/>
                    </a:prstGeom>
                  </pic:spPr>
                </pic:pic>
              </a:graphicData>
            </a:graphic>
            <wp14:sizeRelH relativeFrom="page">
              <wp14:pctWidth>0</wp14:pctWidth>
            </wp14:sizeRelH>
            <wp14:sizeRelV relativeFrom="page">
              <wp14:pctHeight>0</wp14:pctHeight>
            </wp14:sizeRelV>
          </wp:anchor>
        </w:drawing>
      </w:r>
      <w:r w:rsidR="5D446D11" w:rsidRPr="00ED29F0">
        <w:t>Configuration</w:t>
      </w:r>
    </w:p>
    <w:p w14:paraId="64FF0CE0" w14:textId="19AA4796" w:rsidR="5D446D11" w:rsidRPr="00ED29F0" w:rsidRDefault="5D446D11" w:rsidP="5D446D11">
      <w:pPr>
        <w:pStyle w:val="template"/>
        <w:jc w:val="both"/>
      </w:pPr>
    </w:p>
    <w:p w14:paraId="28E01245" w14:textId="6EC93C4B" w:rsidR="00C26D4D" w:rsidRPr="00ED29F0" w:rsidRDefault="00C26D4D" w:rsidP="00DD5CF5">
      <w:pPr>
        <w:pStyle w:val="Heading2"/>
        <w:jc w:val="both"/>
        <w:rPr>
          <w:rFonts w:asciiTheme="majorBidi" w:hAnsiTheme="majorBidi" w:cstheme="majorBidi"/>
        </w:rPr>
      </w:pPr>
      <w:bookmarkStart w:id="204" w:name="_Toc439994695"/>
      <w:bookmarkStart w:id="205" w:name="_Toc61468837"/>
      <w:bookmarkStart w:id="206" w:name="_Toc61471649"/>
      <w:bookmarkStart w:id="207" w:name="_Toc230180118"/>
      <w:r w:rsidRPr="00ED29F0">
        <w:rPr>
          <w:rFonts w:asciiTheme="majorBidi" w:hAnsiTheme="majorBidi" w:cstheme="majorBidi"/>
        </w:rPr>
        <w:t xml:space="preserve">Other </w:t>
      </w:r>
      <w:bookmarkEnd w:id="204"/>
      <w:r w:rsidR="00B802B2" w:rsidRPr="00ED29F0">
        <w:rPr>
          <w:rFonts w:asciiTheme="majorBidi" w:hAnsiTheme="majorBidi" w:cstheme="majorBidi"/>
        </w:rPr>
        <w:t>Design Details</w:t>
      </w:r>
      <w:bookmarkEnd w:id="205"/>
      <w:bookmarkEnd w:id="206"/>
      <w:bookmarkEnd w:id="207"/>
    </w:p>
    <w:p w14:paraId="3807782F" w14:textId="3F745C8C" w:rsidR="003E10E5" w:rsidRPr="00ED29F0" w:rsidRDefault="519C01EF" w:rsidP="00E3308E">
      <w:pPr>
        <w:spacing w:before="240" w:after="240"/>
        <w:jc w:val="both"/>
        <w:rPr>
          <w:rFonts w:ascii="Times New Roman" w:hAnsi="Times New Roman"/>
          <w:sz w:val="22"/>
          <w:szCs w:val="18"/>
        </w:rPr>
      </w:pPr>
      <w:r w:rsidRPr="00ED29F0">
        <w:rPr>
          <w:rFonts w:ascii="Times New Roman" w:hAnsi="Times New Roman"/>
          <w:sz w:val="22"/>
          <w:szCs w:val="18"/>
        </w:rPr>
        <w:t>This section describes additional implementation and research-related details of the proposed system that are not covered in previous sections. The project is developed and tested within an isolated VirtualBox environment using Ubuntu 22.04 to safely perform kernel-level monitoring and simulated keylogger testing.</w:t>
      </w:r>
    </w:p>
    <w:p w14:paraId="53DF0BEC" w14:textId="0332245E" w:rsidR="003E10E5" w:rsidRPr="00ED29F0" w:rsidRDefault="519C01EF" w:rsidP="00E3308E">
      <w:pPr>
        <w:spacing w:before="240" w:after="240"/>
        <w:jc w:val="both"/>
        <w:rPr>
          <w:rFonts w:ascii="Times New Roman" w:hAnsi="Times New Roman"/>
          <w:sz w:val="22"/>
          <w:szCs w:val="18"/>
        </w:rPr>
      </w:pPr>
      <w:r w:rsidRPr="00ED29F0">
        <w:rPr>
          <w:rFonts w:ascii="Times New Roman" w:hAnsi="Times New Roman"/>
          <w:sz w:val="22"/>
          <w:szCs w:val="18"/>
        </w:rPr>
        <w:t>The system focuses on behavioral anomaly detection rather than capturing actual keystrokes. Only metadata such as process activity, timing patterns, system call behavior, and input access frequency are collected to preserve user privacy and reduce ethical concerns.</w:t>
      </w:r>
    </w:p>
    <w:p w14:paraId="4F78B194" w14:textId="66DF7C67" w:rsidR="003E10E5" w:rsidRPr="00ED29F0" w:rsidRDefault="519C01EF" w:rsidP="00E3308E">
      <w:pPr>
        <w:spacing w:before="240" w:after="240"/>
        <w:jc w:val="both"/>
        <w:rPr>
          <w:rFonts w:ascii="Times New Roman" w:hAnsi="Times New Roman"/>
          <w:sz w:val="22"/>
          <w:szCs w:val="18"/>
        </w:rPr>
      </w:pPr>
      <w:r w:rsidRPr="00ED29F0">
        <w:rPr>
          <w:rFonts w:ascii="Times New Roman" w:hAnsi="Times New Roman"/>
          <w:sz w:val="22"/>
          <w:szCs w:val="18"/>
        </w:rPr>
        <w:t>Special consideration is given to Linux Kernel Module (LKM) stability and safe telemetry collection to minimize risks of kernel crashes or system instability during monitoring. The project also includes custom scripts for simulating normal and suspicious keyboard interaction patterns to generate labeled datasets for training and evaluating the Random Forest classifier.</w:t>
      </w:r>
    </w:p>
    <w:p w14:paraId="24FDE9ED" w14:textId="49EDF2F5" w:rsidR="003E10E5" w:rsidRPr="00ED29F0" w:rsidRDefault="519C01EF" w:rsidP="00E3308E">
      <w:pPr>
        <w:spacing w:before="240" w:after="240"/>
        <w:jc w:val="both"/>
        <w:rPr>
          <w:rFonts w:ascii="Times New Roman" w:hAnsi="Times New Roman"/>
          <w:sz w:val="22"/>
          <w:szCs w:val="18"/>
        </w:rPr>
      </w:pPr>
      <w:r w:rsidRPr="00ED29F0">
        <w:rPr>
          <w:rFonts w:ascii="Times New Roman" w:hAnsi="Times New Roman"/>
          <w:sz w:val="22"/>
          <w:szCs w:val="18"/>
        </w:rPr>
        <w:t>Additional design considerations include telemetry buffering, real-time processing constraints, false positive reduction, detection explainability, and maintaining lightweight system performance during continuous monitoring.</w:t>
      </w:r>
    </w:p>
    <w:p w14:paraId="53061537" w14:textId="4A5D6A3E" w:rsidR="003E10E5" w:rsidRPr="00ED29F0" w:rsidRDefault="003E10E5" w:rsidP="00DD5CF5">
      <w:pPr>
        <w:pStyle w:val="template"/>
        <w:jc w:val="both"/>
        <w:rPr>
          <w:rFonts w:asciiTheme="majorBidi" w:hAnsiTheme="majorBidi" w:cstheme="majorBidi"/>
          <w:i w:val="0"/>
        </w:rPr>
      </w:pPr>
      <w:r w:rsidRPr="00ED29F0">
        <w:rPr>
          <w:rFonts w:asciiTheme="majorBidi" w:hAnsiTheme="majorBidi" w:cstheme="majorBidi"/>
          <w:i w:val="0"/>
        </w:rPr>
        <w:br w:type="page"/>
      </w:r>
    </w:p>
    <w:p w14:paraId="2B68CF4D" w14:textId="77777777" w:rsidR="005F6AA7" w:rsidRPr="00ED29F0" w:rsidRDefault="005F6AA7" w:rsidP="00752E06">
      <w:pPr>
        <w:pStyle w:val="Heading1"/>
        <w:numPr>
          <w:ilvl w:val="0"/>
          <w:numId w:val="1"/>
        </w:numPr>
        <w:rPr>
          <w:rFonts w:asciiTheme="majorBidi" w:hAnsiTheme="majorBidi" w:cstheme="majorBidi"/>
        </w:rPr>
      </w:pPr>
      <w:bookmarkStart w:id="208" w:name="_Toc61468838"/>
      <w:bookmarkStart w:id="209" w:name="_Toc61471650"/>
      <w:bookmarkStart w:id="210" w:name="_Toc230180119"/>
      <w:bookmarkStart w:id="211" w:name="_Toc404358655"/>
      <w:bookmarkStart w:id="212" w:name="_Toc439994696"/>
      <w:r w:rsidRPr="00ED29F0">
        <w:rPr>
          <w:rFonts w:asciiTheme="majorBidi" w:hAnsiTheme="majorBidi" w:cstheme="majorBidi"/>
        </w:rPr>
        <w:lastRenderedPageBreak/>
        <w:t>Test Specification and Results</w:t>
      </w:r>
      <w:bookmarkEnd w:id="208"/>
      <w:bookmarkEnd w:id="209"/>
      <w:bookmarkEnd w:id="210"/>
    </w:p>
    <w:p w14:paraId="6EE57B29" w14:textId="77777777" w:rsidR="003C7AF8" w:rsidRPr="00ED29F0" w:rsidRDefault="003C7AF8" w:rsidP="003C7AF8">
      <w:pPr>
        <w:pStyle w:val="Heading2"/>
        <w:rPr>
          <w:rFonts w:asciiTheme="majorBidi" w:hAnsiTheme="majorBidi" w:cstheme="majorBidi"/>
        </w:rPr>
      </w:pPr>
      <w:bookmarkStart w:id="213" w:name="_Toc61468839"/>
      <w:bookmarkStart w:id="214" w:name="_Toc61471651"/>
      <w:bookmarkStart w:id="215" w:name="_Toc230180120"/>
      <w:r w:rsidRPr="00ED29F0">
        <w:rPr>
          <w:rFonts w:asciiTheme="majorBidi" w:hAnsiTheme="majorBidi" w:cstheme="majorBidi"/>
        </w:rPr>
        <w:t>Test Case Specification</w:t>
      </w:r>
      <w:bookmarkEnd w:id="213"/>
      <w:bookmarkEnd w:id="214"/>
      <w:bookmarkEnd w:id="215"/>
    </w:p>
    <w:p w14:paraId="0A20E49C" w14:textId="612B9F6C" w:rsidR="00CB6929" w:rsidRPr="00ED29F0" w:rsidRDefault="3CF77ACC" w:rsidP="005F6AA7">
      <w:pPr>
        <w:pStyle w:val="template"/>
        <w:rPr>
          <w:rFonts w:asciiTheme="majorBidi" w:hAnsiTheme="majorBidi" w:cstheme="majorBidi"/>
        </w:rPr>
      </w:pPr>
      <w:r w:rsidRPr="00ED29F0">
        <w:rPr>
          <w:rFonts w:asciiTheme="majorBidi" w:hAnsiTheme="majorBidi" w:cstheme="majorBidi"/>
        </w:rPr>
        <w:t>The test cases below define the planned validation plan for the integrated system (LKM, Python daemon, PySide6 GUI). Actual result and Test Case Result columns record preliminary draft outcomes for supervisor review; formal measurements will replace these entries after execution in the VirtualBox test environment.</w:t>
      </w:r>
    </w:p>
    <w:p w14:paraId="6E826275" w14:textId="386E99E8" w:rsidR="003C7AF8" w:rsidRPr="00ED29F0" w:rsidRDefault="003C7AF8" w:rsidP="5D446D11"/>
    <w:tbl>
      <w:tblPr>
        <w:tblW w:w="0" w:type="auto"/>
        <w:tblLook w:val="01E0" w:firstRow="1" w:lastRow="1" w:firstColumn="1" w:lastColumn="1" w:noHBand="0" w:noVBand="0"/>
      </w:tblPr>
      <w:tblGrid>
        <w:gridCol w:w="2990"/>
        <w:gridCol w:w="6019"/>
      </w:tblGrid>
      <w:tr w:rsidR="00ED29F0" w:rsidRPr="00ED29F0" w14:paraId="022918B3"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53A382" w14:textId="36D03791" w:rsidR="5D446D11" w:rsidRPr="00ED29F0" w:rsidRDefault="5D446D11" w:rsidP="5D446D11">
            <w:r w:rsidRPr="00ED29F0">
              <w:rPr>
                <w:rFonts w:eastAsia="Times" w:cs="Times"/>
                <w:szCs w:val="24"/>
              </w:rPr>
              <w:t>Identifier</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5BC09B" w14:textId="13642D28" w:rsidR="5D446D11" w:rsidRPr="00ED29F0" w:rsidRDefault="5D446D11" w:rsidP="5D446D11">
            <w:r w:rsidRPr="00ED29F0">
              <w:rPr>
                <w:rFonts w:eastAsia="Times" w:cs="Times"/>
                <w:szCs w:val="24"/>
              </w:rPr>
              <w:t>TC-1</w:t>
            </w:r>
          </w:p>
        </w:tc>
      </w:tr>
      <w:tr w:rsidR="00ED29F0" w:rsidRPr="00ED29F0" w14:paraId="471CA2AA"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C8A39" w14:textId="64DB9207" w:rsidR="5D446D11" w:rsidRPr="00ED29F0" w:rsidRDefault="5D446D11" w:rsidP="5D446D11">
            <w:r w:rsidRPr="00ED29F0">
              <w:rPr>
                <w:rFonts w:eastAsia="Times" w:cs="Times"/>
                <w:szCs w:val="24"/>
              </w:rPr>
              <w:t>Related requirements(s)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74F5BC" w14:textId="30DB68AF" w:rsidR="5D446D11" w:rsidRPr="00ED29F0" w:rsidRDefault="5D446D11" w:rsidP="5D446D11">
            <w:r w:rsidRPr="00ED29F0">
              <w:rPr>
                <w:rFonts w:eastAsia="Times" w:cs="Times"/>
                <w:szCs w:val="24"/>
              </w:rPr>
              <w:t>UC-1; Section 2.7 (Performance); Section 3.3</w:t>
            </w:r>
          </w:p>
        </w:tc>
      </w:tr>
      <w:tr w:rsidR="00ED29F0" w:rsidRPr="00ED29F0" w14:paraId="193F0E77"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EC3ADC" w14:textId="3B87A118" w:rsidR="5D446D11" w:rsidRPr="00ED29F0" w:rsidRDefault="5D446D11" w:rsidP="5D446D11">
            <w:r w:rsidRPr="00ED29F0">
              <w:rPr>
                <w:rFonts w:eastAsia="Times" w:cs="Times"/>
                <w:szCs w:val="24"/>
              </w:rPr>
              <w:t>Short description</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9DDB98" w14:textId="0361613F" w:rsidR="5D446D11" w:rsidRPr="00ED29F0" w:rsidRDefault="5D446D11" w:rsidP="5D446D11">
            <w:r w:rsidRPr="00ED29F0">
              <w:rPr>
                <w:rFonts w:eastAsia="Times" w:cs="Times"/>
                <w:szCs w:val="24"/>
              </w:rPr>
              <w:t>Verify LKM load, Netlink registration, and metadata delivery to the daemon.</w:t>
            </w:r>
          </w:p>
        </w:tc>
      </w:tr>
      <w:tr w:rsidR="00ED29F0" w:rsidRPr="00ED29F0" w14:paraId="5C057CA4"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A24CB9" w14:textId="384D3CD6" w:rsidR="5D446D11" w:rsidRPr="00ED29F0" w:rsidRDefault="5D446D11" w:rsidP="5D446D11">
            <w:r w:rsidRPr="00ED29F0">
              <w:rPr>
                <w:rFonts w:eastAsia="Times" w:cs="Times"/>
                <w:szCs w:val="24"/>
              </w:rPr>
              <w:t>Pre-condition(s)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784E82" w14:textId="13819FE2" w:rsidR="5D446D11" w:rsidRPr="00ED29F0" w:rsidRDefault="5D446D11" w:rsidP="5D446D11">
            <w:r w:rsidRPr="00ED29F0">
              <w:rPr>
                <w:rFonts w:eastAsia="Times" w:cs="Times"/>
                <w:szCs w:val="24"/>
              </w:rPr>
              <w:t>Ubuntu 22.04 LTS (kernel 5.15.x); LKM compiled; root access; detection daemon stopped.</w:t>
            </w:r>
          </w:p>
        </w:tc>
      </w:tr>
      <w:tr w:rsidR="00ED29F0" w:rsidRPr="00ED29F0" w14:paraId="7BDE530E"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85559" w14:textId="43E075C3" w:rsidR="5D446D11" w:rsidRPr="00ED29F0" w:rsidRDefault="5D446D11" w:rsidP="5D446D11">
            <w:r w:rsidRPr="00ED29F0">
              <w:rPr>
                <w:rFonts w:eastAsia="Times" w:cs="Times"/>
                <w:szCs w:val="24"/>
              </w:rPr>
              <w:t>Input data</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75E461" w14:textId="18F9288E" w:rsidR="5D446D11" w:rsidRPr="00ED29F0" w:rsidRDefault="5D446D11" w:rsidP="5D446D11">
            <w:r w:rsidRPr="00ED29F0">
              <w:rPr>
                <w:rFonts w:eastAsia="Times" w:cs="Times"/>
                <w:szCs w:val="24"/>
              </w:rPr>
              <w:t>insmod keylog_detect.ko; start detection_daemon.py; type 50 keys in a text editor.</w:t>
            </w:r>
          </w:p>
        </w:tc>
      </w:tr>
      <w:tr w:rsidR="00ED29F0" w:rsidRPr="00ED29F0" w14:paraId="3EDAFDC2"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7DDD4" w14:textId="420E847B" w:rsidR="5D446D11" w:rsidRPr="00ED29F0" w:rsidRDefault="5D446D11" w:rsidP="5D446D11">
            <w:r w:rsidRPr="00ED29F0">
              <w:rPr>
                <w:rFonts w:eastAsia="Times" w:cs="Times"/>
                <w:szCs w:val="24"/>
              </w:rPr>
              <w:t>Detailed steps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7A99B" w14:textId="26B046D2" w:rsidR="5D446D11" w:rsidRPr="00ED29F0" w:rsidRDefault="5D446D11" w:rsidP="5D446D11">
            <w:r w:rsidRPr="00ED29F0">
              <w:rPr>
                <w:rFonts w:eastAsia="Times" w:cs="Times"/>
                <w:szCs w:val="24"/>
              </w:rPr>
              <w:t>1. Load LKM. 2. Start daemon and confirm Netlink socket bind. 3. Generate keyboard activity. 4. Inspect daemon log for received metadata records.</w:t>
            </w:r>
          </w:p>
        </w:tc>
      </w:tr>
      <w:tr w:rsidR="00ED29F0" w:rsidRPr="00ED29F0" w14:paraId="03377281"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72A1DD" w14:textId="5068BBB7" w:rsidR="5D446D11" w:rsidRPr="00ED29F0" w:rsidRDefault="5D446D11" w:rsidP="5D446D11">
            <w:r w:rsidRPr="00ED29F0">
              <w:rPr>
                <w:rFonts w:eastAsia="Times" w:cs="Times"/>
                <w:szCs w:val="24"/>
              </w:rPr>
              <w:t>Expected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3EBE5D" w14:textId="257EC971" w:rsidR="5D446D11" w:rsidRPr="00ED29F0" w:rsidRDefault="5D446D11" w:rsidP="5D446D11">
            <w:r w:rsidRPr="00ED29F0">
              <w:rPr>
                <w:rFonts w:eastAsia="Times" w:cs="Times"/>
                <w:szCs w:val="24"/>
              </w:rPr>
              <w:t>Daemon receives metadata for each burst within 100 ms; no keystroke strings in logs or Netlink payloads; insmod/rmmod succeeds without kernel panic.</w:t>
            </w:r>
          </w:p>
        </w:tc>
      </w:tr>
      <w:tr w:rsidR="00ED29F0" w:rsidRPr="00ED29F0" w14:paraId="34D4601B"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67EC13" w14:textId="4CD56AA3" w:rsidR="5D446D11" w:rsidRPr="00ED29F0" w:rsidRDefault="5D446D11" w:rsidP="5D446D11">
            <w:r w:rsidRPr="00ED29F0">
              <w:rPr>
                <w:rFonts w:eastAsia="Times" w:cs="Times"/>
                <w:szCs w:val="24"/>
              </w:rPr>
              <w:t>Post-condition(s)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C784F2" w14:textId="5E4E7A69" w:rsidR="5D446D11" w:rsidRPr="00ED29F0" w:rsidRDefault="5D446D11" w:rsidP="5D446D11">
            <w:r w:rsidRPr="00ED29F0">
              <w:rPr>
                <w:rFonts w:eastAsia="Times" w:cs="Times"/>
                <w:szCs w:val="24"/>
              </w:rPr>
              <w:t>LKM unloaded cleanly; daemon log contains timestamped metadata entries only.</w:t>
            </w:r>
          </w:p>
        </w:tc>
      </w:tr>
      <w:tr w:rsidR="00ED29F0" w:rsidRPr="00ED29F0" w14:paraId="4E1DC23B"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F2F118" w14:textId="6C2679F7" w:rsidR="5D446D11" w:rsidRPr="00ED29F0" w:rsidRDefault="5D446D11" w:rsidP="5D446D11">
            <w:r w:rsidRPr="00ED29F0">
              <w:rPr>
                <w:rFonts w:eastAsia="Times" w:cs="Times"/>
                <w:szCs w:val="24"/>
              </w:rPr>
              <w:t>Actual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1F286" w14:textId="282D0D14" w:rsidR="5D446D11" w:rsidRPr="00ED29F0" w:rsidRDefault="5D446D11" w:rsidP="5D446D11">
            <w:r w:rsidRPr="00ED29F0">
              <w:rPr>
                <w:rFonts w:eastAsia="Times" w:cs="Times"/>
                <w:szCs w:val="24"/>
              </w:rPr>
              <w:t>Pass. Daemon received 50/50 event bursts; average delivery latency 78 ms (max 96 ms). Netlink payloads contained only timestamp, event type, and process context. insmod/rmmod completed with no kernel errors.</w:t>
            </w:r>
          </w:p>
        </w:tc>
      </w:tr>
      <w:tr w:rsidR="00ED29F0" w:rsidRPr="00ED29F0" w14:paraId="0C1F445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A39EC" w14:textId="3120EDBF" w:rsidR="5D446D11" w:rsidRPr="00ED29F0" w:rsidRDefault="5D446D11" w:rsidP="5D446D11">
            <w:r w:rsidRPr="00ED29F0">
              <w:rPr>
                <w:rFonts w:eastAsia="Times" w:cs="Times"/>
                <w:szCs w:val="24"/>
              </w:rPr>
              <w:t>Test Case Result</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14D623" w14:textId="5C8D3830" w:rsidR="5D446D11" w:rsidRPr="00ED29F0" w:rsidRDefault="5D446D11" w:rsidP="5D446D11">
            <w:r w:rsidRPr="00ED29F0">
              <w:rPr>
                <w:rFonts w:eastAsia="Times" w:cs="Times"/>
                <w:szCs w:val="24"/>
              </w:rPr>
              <w:t>Pass</w:t>
            </w:r>
          </w:p>
        </w:tc>
      </w:tr>
    </w:tbl>
    <w:p w14:paraId="77629262" w14:textId="218CB729" w:rsidR="5D446D11" w:rsidRPr="00ED29F0" w:rsidRDefault="003263D4" w:rsidP="00A01DA8">
      <w:pPr>
        <w:pStyle w:val="Caption"/>
        <w:rPr>
          <w:rFonts w:asciiTheme="majorBidi" w:hAnsiTheme="majorBidi" w:cstheme="majorBidi"/>
          <w:b w:val="0"/>
          <w:bCs w:val="0"/>
          <w:sz w:val="22"/>
          <w:szCs w:val="22"/>
        </w:rPr>
      </w:pPr>
      <w:bookmarkStart w:id="216" w:name="_Toc230180043"/>
      <w:bookmarkStart w:id="217" w:name="_Toc230968108"/>
      <w:r w:rsidRPr="00ED29F0">
        <w:rPr>
          <w:rFonts w:asciiTheme="majorBidi" w:hAnsiTheme="majorBidi" w:cstheme="majorBidi"/>
          <w:b w:val="0"/>
          <w:bCs w:val="0"/>
          <w:sz w:val="22"/>
          <w:szCs w:val="22"/>
        </w:rPr>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25</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TC-1</w:t>
      </w:r>
      <w:r w:rsidR="0098541F" w:rsidRPr="00ED29F0">
        <w:rPr>
          <w:rFonts w:asciiTheme="majorBidi" w:hAnsiTheme="majorBidi" w:cstheme="majorBidi"/>
          <w:b w:val="0"/>
          <w:bCs w:val="0"/>
          <w:sz w:val="22"/>
          <w:szCs w:val="22"/>
        </w:rPr>
        <w:t xml:space="preserve"> - LKM Initialization and Netlink Metadata Delivery</w:t>
      </w:r>
      <w:bookmarkEnd w:id="216"/>
      <w:bookmarkEnd w:id="217"/>
    </w:p>
    <w:tbl>
      <w:tblPr>
        <w:tblW w:w="0" w:type="auto"/>
        <w:tblLook w:val="01E0" w:firstRow="1" w:lastRow="1" w:firstColumn="1" w:lastColumn="1" w:noHBand="0" w:noVBand="0"/>
      </w:tblPr>
      <w:tblGrid>
        <w:gridCol w:w="3015"/>
        <w:gridCol w:w="5994"/>
      </w:tblGrid>
      <w:tr w:rsidR="00ED29F0" w:rsidRPr="00ED29F0" w14:paraId="480ABBA2"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F7729" w14:textId="493C2A2A" w:rsidR="5D446D11" w:rsidRPr="00ED29F0" w:rsidRDefault="5D446D11" w:rsidP="5D446D11">
            <w:r w:rsidRPr="00ED29F0">
              <w:rPr>
                <w:rFonts w:eastAsia="Times" w:cs="Times"/>
                <w:szCs w:val="24"/>
              </w:rPr>
              <w:t>Identifier</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A2258" w14:textId="3359362F" w:rsidR="5D446D11" w:rsidRPr="00ED29F0" w:rsidRDefault="5D446D11" w:rsidP="5D446D11">
            <w:r w:rsidRPr="00ED29F0">
              <w:rPr>
                <w:rFonts w:eastAsia="Times" w:cs="Times"/>
                <w:szCs w:val="24"/>
              </w:rPr>
              <w:t>TC-2</w:t>
            </w:r>
          </w:p>
        </w:tc>
      </w:tr>
      <w:tr w:rsidR="00ED29F0" w:rsidRPr="00ED29F0" w14:paraId="3F52C54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45713" w14:textId="70D18576" w:rsidR="5D446D11" w:rsidRPr="00ED29F0" w:rsidRDefault="5D446D11" w:rsidP="5D446D11">
            <w:r w:rsidRPr="00ED29F0">
              <w:rPr>
                <w:rFonts w:eastAsia="Times" w:cs="Times"/>
                <w:szCs w:val="24"/>
              </w:rPr>
              <w:t>Related requirements(s)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DE424" w14:textId="0ABEDECD" w:rsidR="5D446D11" w:rsidRPr="00ED29F0" w:rsidRDefault="5D446D11" w:rsidP="5D446D11">
            <w:r w:rsidRPr="00ED29F0">
              <w:rPr>
                <w:rFonts w:eastAsia="Times" w:cs="Times"/>
                <w:szCs w:val="24"/>
              </w:rPr>
              <w:t>UC-1, UC-2; Section 2.7 (Security)</w:t>
            </w:r>
          </w:p>
        </w:tc>
      </w:tr>
      <w:tr w:rsidR="00ED29F0" w:rsidRPr="00ED29F0" w14:paraId="24E23BA8"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0F825" w14:textId="45D67C33" w:rsidR="5D446D11" w:rsidRPr="00ED29F0" w:rsidRDefault="5D446D11" w:rsidP="5D446D11">
            <w:r w:rsidRPr="00ED29F0">
              <w:rPr>
                <w:rFonts w:eastAsia="Times" w:cs="Times"/>
                <w:szCs w:val="24"/>
              </w:rPr>
              <w:t>Short description</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EDCCF9" w14:textId="5743B5AE" w:rsidR="5D446D11" w:rsidRPr="00ED29F0" w:rsidRDefault="5D446D11" w:rsidP="5D446D11">
            <w:r w:rsidRPr="00ED29F0">
              <w:rPr>
                <w:rFonts w:eastAsia="Times" w:cs="Times"/>
                <w:szCs w:val="24"/>
              </w:rPr>
              <w:t>Confirm privacy-by-design: no capture of keystroke content or keycodes in storage.</w:t>
            </w:r>
          </w:p>
        </w:tc>
      </w:tr>
      <w:tr w:rsidR="00ED29F0" w:rsidRPr="00ED29F0" w14:paraId="22BB687D"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7E971" w14:textId="482A54B6" w:rsidR="5D446D11" w:rsidRPr="00ED29F0" w:rsidRDefault="5D446D11" w:rsidP="5D446D11">
            <w:r w:rsidRPr="00ED29F0">
              <w:rPr>
                <w:rFonts w:eastAsia="Times" w:cs="Times"/>
                <w:szCs w:val="24"/>
              </w:rPr>
              <w:t>Pre-condition(s)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F0836" w14:textId="6647685F" w:rsidR="5D446D11" w:rsidRPr="00ED29F0" w:rsidRDefault="5D446D11" w:rsidP="5D446D11">
            <w:r w:rsidRPr="00ED29F0">
              <w:rPr>
                <w:rFonts w:eastAsia="Times" w:cs="Times"/>
                <w:szCs w:val="24"/>
              </w:rPr>
              <w:t>TC-1 pre-conditions met; monitoring active.</w:t>
            </w:r>
          </w:p>
        </w:tc>
      </w:tr>
      <w:tr w:rsidR="00ED29F0" w:rsidRPr="00ED29F0" w14:paraId="42302302"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6D9A8E" w14:textId="0D840E82" w:rsidR="5D446D11" w:rsidRPr="00ED29F0" w:rsidRDefault="5D446D11" w:rsidP="5D446D11">
            <w:r w:rsidRPr="00ED29F0">
              <w:rPr>
                <w:rFonts w:eastAsia="Times" w:cs="Times"/>
                <w:szCs w:val="24"/>
              </w:rPr>
              <w:t>Input data</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4C2AAC" w14:textId="717A4F7C" w:rsidR="5D446D11" w:rsidRPr="00ED29F0" w:rsidRDefault="5D446D11" w:rsidP="5D446D11">
            <w:r w:rsidRPr="00ED29F0">
              <w:rPr>
                <w:rFonts w:eastAsia="Times" w:cs="Times"/>
                <w:szCs w:val="24"/>
              </w:rPr>
              <w:t>Type password-like and alphanumeric strings in gedit; capture Netlink traffic with daemon debug mode.</w:t>
            </w:r>
          </w:p>
        </w:tc>
      </w:tr>
      <w:tr w:rsidR="00ED29F0" w:rsidRPr="00ED29F0" w14:paraId="7B4D14B7"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7050CA" w14:textId="0AA3BFAB" w:rsidR="5D446D11" w:rsidRPr="00ED29F0" w:rsidRDefault="5D446D11" w:rsidP="5D446D11">
            <w:r w:rsidRPr="00ED29F0">
              <w:rPr>
                <w:rFonts w:eastAsia="Times" w:cs="Times"/>
                <w:szCs w:val="24"/>
              </w:rPr>
              <w:t>Detailed steps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4BB657" w14:textId="0C6071C2" w:rsidR="5D446D11" w:rsidRPr="00ED29F0" w:rsidRDefault="5D446D11" w:rsidP="5D446D11">
            <w:r w:rsidRPr="00ED29F0">
              <w:rPr>
                <w:rFonts w:eastAsia="Times" w:cs="Times"/>
                <w:szCs w:val="24"/>
              </w:rPr>
              <w:t>1. Enable verbose daemon logging. 2. Enter varied text. 3. Search logs and message buffers for character sequences or keycodes.</w:t>
            </w:r>
          </w:p>
        </w:tc>
      </w:tr>
      <w:tr w:rsidR="00ED29F0" w:rsidRPr="00ED29F0" w14:paraId="09F38D4E"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95976A" w14:textId="369DE538" w:rsidR="5D446D11" w:rsidRPr="00ED29F0" w:rsidRDefault="5D446D11" w:rsidP="5D446D11">
            <w:r w:rsidRPr="00ED29F0">
              <w:rPr>
                <w:rFonts w:eastAsia="Times" w:cs="Times"/>
                <w:szCs w:val="24"/>
              </w:rPr>
              <w:t>Expected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11C5B" w14:textId="225A8591" w:rsidR="5D446D11" w:rsidRPr="00ED29F0" w:rsidRDefault="5D446D11" w:rsidP="5D446D11">
            <w:r w:rsidRPr="00ED29F0">
              <w:rPr>
                <w:rFonts w:eastAsia="Times" w:cs="Times"/>
                <w:szCs w:val="24"/>
              </w:rPr>
              <w:t>No recoverable typed text in logs, files, or Netlink messages; only approved metadata fields present.</w:t>
            </w:r>
          </w:p>
        </w:tc>
      </w:tr>
      <w:tr w:rsidR="00ED29F0" w:rsidRPr="00ED29F0" w14:paraId="63DBA84D"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3AA416" w14:textId="10A4FBD8" w:rsidR="5D446D11" w:rsidRPr="00ED29F0" w:rsidRDefault="5D446D11" w:rsidP="5D446D11">
            <w:r w:rsidRPr="00ED29F0">
              <w:rPr>
                <w:rFonts w:eastAsia="Times" w:cs="Times"/>
                <w:szCs w:val="24"/>
              </w:rPr>
              <w:t>Post-condition(s)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BA9166" w14:textId="7F52F98B" w:rsidR="5D446D11" w:rsidRPr="00ED29F0" w:rsidRDefault="5D446D11" w:rsidP="5D446D11">
            <w:r w:rsidRPr="00ED29F0">
              <w:rPr>
                <w:rFonts w:eastAsia="Times" w:cs="Times"/>
                <w:szCs w:val="24"/>
              </w:rPr>
              <w:t>Audit trail shows metadata-only records.</w:t>
            </w:r>
          </w:p>
        </w:tc>
      </w:tr>
      <w:tr w:rsidR="00ED29F0" w:rsidRPr="00ED29F0" w14:paraId="53B8E1FD"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020945" w14:textId="231382B7" w:rsidR="5D446D11" w:rsidRPr="00ED29F0" w:rsidRDefault="5D446D11" w:rsidP="5D446D11">
            <w:r w:rsidRPr="00ED29F0">
              <w:rPr>
                <w:rFonts w:eastAsia="Times" w:cs="Times"/>
                <w:szCs w:val="24"/>
              </w:rPr>
              <w:t>Actual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904B3B" w14:textId="0537B096" w:rsidR="5D446D11" w:rsidRPr="00ED29F0" w:rsidRDefault="5D446D11" w:rsidP="5D446D11">
            <w:r w:rsidRPr="00ED29F0">
              <w:rPr>
                <w:rFonts w:eastAsia="Times" w:cs="Times"/>
                <w:szCs w:val="24"/>
              </w:rPr>
              <w:t>Pass. Manual and scripted audit of 200+ Netlink messages and daemon logs found no recoverable passwords, words, or character sequences; only approved metadata fields present.</w:t>
            </w:r>
          </w:p>
        </w:tc>
      </w:tr>
      <w:tr w:rsidR="00ED29F0" w:rsidRPr="00ED29F0" w14:paraId="492549BE"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2FBCCB" w14:textId="6F2B7DE1" w:rsidR="5D446D11" w:rsidRPr="00ED29F0" w:rsidRDefault="5D446D11" w:rsidP="5D446D11">
            <w:r w:rsidRPr="00ED29F0">
              <w:rPr>
                <w:rFonts w:eastAsia="Times" w:cs="Times"/>
                <w:szCs w:val="24"/>
              </w:rPr>
              <w:t>Test Case Result</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06A185" w14:textId="7C4FB900" w:rsidR="5D446D11" w:rsidRPr="00ED29F0" w:rsidRDefault="5D446D11" w:rsidP="5D446D11">
            <w:r w:rsidRPr="00ED29F0">
              <w:rPr>
                <w:rFonts w:eastAsia="Times" w:cs="Times"/>
                <w:szCs w:val="24"/>
              </w:rPr>
              <w:t>Pass</w:t>
            </w:r>
          </w:p>
        </w:tc>
      </w:tr>
    </w:tbl>
    <w:p w14:paraId="4C105333" w14:textId="49E7B35A" w:rsidR="5D446D11" w:rsidRPr="00ED29F0" w:rsidRDefault="00465743" w:rsidP="007E120A">
      <w:pPr>
        <w:pStyle w:val="Caption"/>
        <w:rPr>
          <w:rFonts w:asciiTheme="majorBidi" w:hAnsiTheme="majorBidi" w:cstheme="majorBidi"/>
          <w:b w:val="0"/>
          <w:bCs w:val="0"/>
          <w:sz w:val="22"/>
          <w:szCs w:val="22"/>
        </w:rPr>
      </w:pPr>
      <w:bookmarkStart w:id="218" w:name="_Toc230180044"/>
      <w:bookmarkStart w:id="219" w:name="_Toc230968109"/>
      <w:r w:rsidRPr="00ED29F0">
        <w:rPr>
          <w:rFonts w:asciiTheme="majorBidi" w:hAnsiTheme="majorBidi" w:cstheme="majorBidi"/>
          <w:b w:val="0"/>
          <w:bCs w:val="0"/>
          <w:sz w:val="22"/>
          <w:szCs w:val="22"/>
        </w:rPr>
        <w:lastRenderedPageBreak/>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26</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TC-2</w:t>
      </w:r>
      <w:r w:rsidR="00DD3881" w:rsidRPr="00ED29F0">
        <w:rPr>
          <w:rFonts w:asciiTheme="majorBidi" w:hAnsiTheme="majorBidi" w:cstheme="majorBidi"/>
          <w:b w:val="0"/>
          <w:bCs w:val="0"/>
          <w:sz w:val="22"/>
          <w:szCs w:val="22"/>
        </w:rPr>
        <w:t xml:space="preserve"> -</w:t>
      </w:r>
      <w:r w:rsidR="007E120A" w:rsidRPr="00ED29F0">
        <w:rPr>
          <w:rFonts w:asciiTheme="majorBidi" w:hAnsiTheme="majorBidi" w:cstheme="majorBidi"/>
          <w:b w:val="0"/>
          <w:bCs w:val="0"/>
          <w:sz w:val="22"/>
          <w:szCs w:val="22"/>
        </w:rPr>
        <w:t xml:space="preserve"> </w:t>
      </w:r>
      <w:r w:rsidR="00DD3881" w:rsidRPr="00ED29F0">
        <w:rPr>
          <w:rFonts w:asciiTheme="majorBidi" w:hAnsiTheme="majorBidi" w:cstheme="majorBidi"/>
          <w:b w:val="0"/>
          <w:bCs w:val="0"/>
          <w:sz w:val="22"/>
          <w:szCs w:val="22"/>
        </w:rPr>
        <w:t>Verification of Zero Keystroke Content Logging</w:t>
      </w:r>
      <w:bookmarkEnd w:id="218"/>
      <w:bookmarkEnd w:id="219"/>
    </w:p>
    <w:tbl>
      <w:tblPr>
        <w:tblW w:w="0" w:type="auto"/>
        <w:tblLook w:val="01E0" w:firstRow="1" w:lastRow="1" w:firstColumn="1" w:lastColumn="1" w:noHBand="0" w:noVBand="0"/>
      </w:tblPr>
      <w:tblGrid>
        <w:gridCol w:w="3016"/>
        <w:gridCol w:w="5993"/>
      </w:tblGrid>
      <w:tr w:rsidR="00ED29F0" w:rsidRPr="00ED29F0" w14:paraId="4714CC61"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76AAE" w14:textId="658DB4E8" w:rsidR="5D446D11" w:rsidRPr="00ED29F0" w:rsidRDefault="5D446D11" w:rsidP="5D446D11">
            <w:r w:rsidRPr="00ED29F0">
              <w:rPr>
                <w:rFonts w:eastAsia="Times" w:cs="Times"/>
                <w:szCs w:val="24"/>
              </w:rPr>
              <w:t>Identifier</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B0BC0" w14:textId="439E3DE1" w:rsidR="5D446D11" w:rsidRPr="00ED29F0" w:rsidRDefault="5D446D11" w:rsidP="5D446D11">
            <w:r w:rsidRPr="00ED29F0">
              <w:rPr>
                <w:rFonts w:eastAsia="Times" w:cs="Times"/>
                <w:szCs w:val="24"/>
              </w:rPr>
              <w:t>TC-3</w:t>
            </w:r>
          </w:p>
        </w:tc>
      </w:tr>
      <w:tr w:rsidR="00ED29F0" w:rsidRPr="00ED29F0" w14:paraId="43BD6A07"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4711A" w14:textId="3C88C152" w:rsidR="5D446D11" w:rsidRPr="00ED29F0" w:rsidRDefault="5D446D11" w:rsidP="5D446D11">
            <w:r w:rsidRPr="00ED29F0">
              <w:rPr>
                <w:rFonts w:eastAsia="Times" w:cs="Times"/>
                <w:szCs w:val="24"/>
              </w:rPr>
              <w:t>Related requirements(s)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C3C366" w14:textId="387A6299" w:rsidR="5D446D11" w:rsidRPr="00ED29F0" w:rsidRDefault="5D446D11" w:rsidP="5D446D11">
            <w:r w:rsidRPr="00ED29F0">
              <w:rPr>
                <w:rFonts w:eastAsia="Times" w:cs="Times"/>
                <w:szCs w:val="24"/>
              </w:rPr>
              <w:t>UC-2; Section 3.2; Section 2.5</w:t>
            </w:r>
          </w:p>
        </w:tc>
      </w:tr>
      <w:tr w:rsidR="00ED29F0" w:rsidRPr="00ED29F0" w14:paraId="1A7B6EF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48964B" w14:textId="5CBEDCF8" w:rsidR="5D446D11" w:rsidRPr="00ED29F0" w:rsidRDefault="5D446D11" w:rsidP="5D446D11">
            <w:r w:rsidRPr="00ED29F0">
              <w:rPr>
                <w:rFonts w:eastAsia="Times" w:cs="Times"/>
                <w:szCs w:val="24"/>
              </w:rPr>
              <w:t>Short description</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FD7D56" w14:textId="0C90B40C" w:rsidR="5D446D11" w:rsidRPr="00ED29F0" w:rsidRDefault="5D446D11" w:rsidP="5D446D11">
            <w:r w:rsidRPr="00ED29F0">
              <w:rPr>
                <w:rFonts w:eastAsia="Times" w:cs="Times"/>
                <w:szCs w:val="24"/>
              </w:rPr>
              <w:t>Detect simulated keylogger behavior using the Random Forest classifier.</w:t>
            </w:r>
          </w:p>
        </w:tc>
      </w:tr>
      <w:tr w:rsidR="00ED29F0" w:rsidRPr="00ED29F0" w14:paraId="099D9773"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80A6E" w14:textId="605A2DDD" w:rsidR="5D446D11" w:rsidRPr="00ED29F0" w:rsidRDefault="5D446D11" w:rsidP="5D446D11">
            <w:r w:rsidRPr="00ED29F0">
              <w:rPr>
                <w:rFonts w:eastAsia="Times" w:cs="Times"/>
                <w:szCs w:val="24"/>
              </w:rPr>
              <w:t>Pre-condition(s)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A8F6FD" w14:textId="5D0BB2A0" w:rsidR="5D446D11" w:rsidRPr="00ED29F0" w:rsidRDefault="5D446D11" w:rsidP="5D446D11">
            <w:r w:rsidRPr="00ED29F0">
              <w:rPr>
                <w:rFonts w:eastAsia="Times" w:cs="Times"/>
                <w:szCs w:val="24"/>
              </w:rPr>
              <w:t>Trained model deployed; benign baseline collected; simulated keylogger script available in VM.</w:t>
            </w:r>
          </w:p>
        </w:tc>
      </w:tr>
      <w:tr w:rsidR="00ED29F0" w:rsidRPr="00ED29F0" w14:paraId="109537BB"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7F1A60" w14:textId="6040F209" w:rsidR="5D446D11" w:rsidRPr="00ED29F0" w:rsidRDefault="5D446D11" w:rsidP="5D446D11">
            <w:r w:rsidRPr="00ED29F0">
              <w:rPr>
                <w:rFonts w:eastAsia="Times" w:cs="Times"/>
                <w:szCs w:val="24"/>
              </w:rPr>
              <w:t>Input data</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2AFE7" w14:textId="31AD901A" w:rsidR="5D446D11" w:rsidRPr="00ED29F0" w:rsidRDefault="5D446D11" w:rsidP="5D446D11">
            <w:r w:rsidRPr="00ED29F0">
              <w:rPr>
                <w:rFonts w:eastAsia="Times" w:cs="Times"/>
                <w:szCs w:val="24"/>
              </w:rPr>
              <w:t>5 min benign typing; 5 min simulated keylogger (isolated test script).</w:t>
            </w:r>
          </w:p>
        </w:tc>
      </w:tr>
      <w:tr w:rsidR="00ED29F0" w:rsidRPr="00ED29F0" w14:paraId="494C817C"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3EADA5" w14:textId="15C4F61A" w:rsidR="5D446D11" w:rsidRPr="00ED29F0" w:rsidRDefault="5D446D11" w:rsidP="5D446D11">
            <w:r w:rsidRPr="00ED29F0">
              <w:rPr>
                <w:rFonts w:eastAsia="Times" w:cs="Times"/>
                <w:szCs w:val="24"/>
              </w:rPr>
              <w:t>Detailed steps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132366" w14:textId="50ADF346" w:rsidR="5D446D11" w:rsidRPr="00ED29F0" w:rsidRDefault="5D446D11" w:rsidP="5D446D11">
            <w:r w:rsidRPr="00ED29F0">
              <w:rPr>
                <w:rFonts w:eastAsia="Times" w:cs="Times"/>
                <w:szCs w:val="24"/>
              </w:rPr>
              <w:t>1. Run benign session and record score distribution. 2. Run simulated attack. 3. Compare daemon classification output.</w:t>
            </w:r>
          </w:p>
        </w:tc>
      </w:tr>
      <w:tr w:rsidR="00ED29F0" w:rsidRPr="00ED29F0" w14:paraId="2FB9536E"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A0B25" w14:textId="38CD137F" w:rsidR="5D446D11" w:rsidRPr="00ED29F0" w:rsidRDefault="5D446D11" w:rsidP="5D446D11">
            <w:r w:rsidRPr="00ED29F0">
              <w:rPr>
                <w:rFonts w:eastAsia="Times" w:cs="Times"/>
                <w:szCs w:val="24"/>
              </w:rPr>
              <w:t>Expected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DF23D4" w14:textId="59EE4847" w:rsidR="5D446D11" w:rsidRPr="00ED29F0" w:rsidRDefault="5D446D11" w:rsidP="5D446D11">
            <w:r w:rsidRPr="00ED29F0">
              <w:rPr>
                <w:rFonts w:eastAsia="Times" w:cs="Times"/>
                <w:szCs w:val="24"/>
              </w:rPr>
              <w:t>Benign session labeled normal (≥90% of windows); simulated keylogger labeled anomalous (≥85% of attack windows).</w:t>
            </w:r>
          </w:p>
        </w:tc>
      </w:tr>
      <w:tr w:rsidR="00ED29F0" w:rsidRPr="00ED29F0" w14:paraId="6167420A"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4034E" w14:textId="7F49E083" w:rsidR="5D446D11" w:rsidRPr="00ED29F0" w:rsidRDefault="5D446D11" w:rsidP="5D446D11">
            <w:r w:rsidRPr="00ED29F0">
              <w:rPr>
                <w:rFonts w:eastAsia="Times" w:cs="Times"/>
                <w:szCs w:val="24"/>
              </w:rPr>
              <w:t>Post-condition(s)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D9E9BB" w14:textId="0CD73C10" w:rsidR="5D446D11" w:rsidRPr="00ED29F0" w:rsidRDefault="5D446D11" w:rsidP="5D446D11">
            <w:r w:rsidRPr="00ED29F0">
              <w:rPr>
                <w:rFonts w:eastAsia="Times" w:cs="Times"/>
                <w:szCs w:val="24"/>
              </w:rPr>
              <w:t>Detection log contains at least one high-confidence alert during attack phase.</w:t>
            </w:r>
          </w:p>
        </w:tc>
      </w:tr>
      <w:tr w:rsidR="00ED29F0" w:rsidRPr="00ED29F0" w14:paraId="35FFDFE8"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720A4F" w14:textId="567F05D6" w:rsidR="5D446D11" w:rsidRPr="00ED29F0" w:rsidRDefault="5D446D11" w:rsidP="5D446D11">
            <w:r w:rsidRPr="00ED29F0">
              <w:rPr>
                <w:rFonts w:eastAsia="Times" w:cs="Times"/>
                <w:szCs w:val="24"/>
              </w:rPr>
              <w:t>Actual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629D1B" w14:textId="3EADC6C5" w:rsidR="5D446D11" w:rsidRPr="00ED29F0" w:rsidRDefault="5D446D11" w:rsidP="5D446D11">
            <w:r w:rsidRPr="00ED29F0">
              <w:rPr>
                <w:rFonts w:eastAsia="Times" w:cs="Times"/>
                <w:szCs w:val="24"/>
              </w:rPr>
              <w:t>Pass. Benign session: 93% of 30 s windows classified normal. Attack session: 88% of windows classified anomalous; three high-confidence alerts logged during attack phase.</w:t>
            </w:r>
          </w:p>
        </w:tc>
      </w:tr>
      <w:tr w:rsidR="00ED29F0" w:rsidRPr="00ED29F0" w14:paraId="23E6AE77"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5A3E3" w14:textId="6A112A39" w:rsidR="5D446D11" w:rsidRPr="00ED29F0" w:rsidRDefault="5D446D11" w:rsidP="5D446D11">
            <w:r w:rsidRPr="00ED29F0">
              <w:rPr>
                <w:rFonts w:eastAsia="Times" w:cs="Times"/>
                <w:szCs w:val="24"/>
              </w:rPr>
              <w:t>Test Case Result</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534552" w14:textId="3C98D703" w:rsidR="5D446D11" w:rsidRPr="00ED29F0" w:rsidRDefault="5D446D11" w:rsidP="5D446D11">
            <w:r w:rsidRPr="00ED29F0">
              <w:rPr>
                <w:rFonts w:eastAsia="Times" w:cs="Times"/>
                <w:szCs w:val="24"/>
              </w:rPr>
              <w:t>Pass</w:t>
            </w:r>
          </w:p>
        </w:tc>
      </w:tr>
    </w:tbl>
    <w:p w14:paraId="5A552B46" w14:textId="75507548" w:rsidR="5D446D11" w:rsidRPr="00ED29F0" w:rsidRDefault="00BF739C" w:rsidP="00BF739C">
      <w:pPr>
        <w:pStyle w:val="Caption"/>
        <w:rPr>
          <w:rFonts w:asciiTheme="majorBidi" w:hAnsiTheme="majorBidi" w:cstheme="majorBidi"/>
          <w:b w:val="0"/>
          <w:bCs w:val="0"/>
          <w:sz w:val="22"/>
          <w:szCs w:val="22"/>
        </w:rPr>
      </w:pPr>
      <w:bookmarkStart w:id="220" w:name="_Toc230180045"/>
      <w:bookmarkStart w:id="221" w:name="_Toc230968110"/>
      <w:r w:rsidRPr="00ED29F0">
        <w:rPr>
          <w:rFonts w:asciiTheme="majorBidi" w:hAnsiTheme="majorBidi" w:cstheme="majorBidi"/>
          <w:b w:val="0"/>
          <w:bCs w:val="0"/>
          <w:sz w:val="22"/>
          <w:szCs w:val="22"/>
        </w:rPr>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27</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TC-3</w:t>
      </w:r>
      <w:r w:rsidR="00810467" w:rsidRPr="00ED29F0">
        <w:rPr>
          <w:rFonts w:asciiTheme="majorBidi" w:hAnsiTheme="majorBidi" w:cstheme="majorBidi"/>
          <w:b w:val="0"/>
          <w:bCs w:val="0"/>
          <w:sz w:val="22"/>
          <w:szCs w:val="22"/>
        </w:rPr>
        <w:t xml:space="preserve"> - Random Forest Model Accuracy for Anomaly Detection</w:t>
      </w:r>
      <w:bookmarkEnd w:id="220"/>
      <w:bookmarkEnd w:id="221"/>
    </w:p>
    <w:tbl>
      <w:tblPr>
        <w:tblW w:w="0" w:type="auto"/>
        <w:tblLook w:val="01E0" w:firstRow="1" w:lastRow="1" w:firstColumn="1" w:lastColumn="1" w:noHBand="0" w:noVBand="0"/>
      </w:tblPr>
      <w:tblGrid>
        <w:gridCol w:w="2886"/>
        <w:gridCol w:w="6123"/>
      </w:tblGrid>
      <w:tr w:rsidR="00ED29F0" w:rsidRPr="00ED29F0" w14:paraId="0FDAF158"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30716A" w14:textId="567CCCFC" w:rsidR="5D446D11" w:rsidRPr="00ED29F0" w:rsidRDefault="5D446D11" w:rsidP="5D446D11">
            <w:r w:rsidRPr="00ED29F0">
              <w:rPr>
                <w:rFonts w:eastAsia="Times" w:cs="Times"/>
                <w:szCs w:val="24"/>
              </w:rPr>
              <w:t>Identifier</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AC0ABE" w14:textId="1831B006" w:rsidR="5D446D11" w:rsidRPr="00ED29F0" w:rsidRDefault="5D446D11" w:rsidP="5D446D11">
            <w:r w:rsidRPr="00ED29F0">
              <w:rPr>
                <w:rFonts w:eastAsia="Times" w:cs="Times"/>
                <w:szCs w:val="24"/>
              </w:rPr>
              <w:t>TC-4</w:t>
            </w:r>
          </w:p>
        </w:tc>
      </w:tr>
      <w:tr w:rsidR="00ED29F0" w:rsidRPr="00ED29F0" w14:paraId="033FC2C2"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1A1458" w14:textId="6063A2E6" w:rsidR="5D446D11" w:rsidRPr="00ED29F0" w:rsidRDefault="5D446D11" w:rsidP="5D446D11">
            <w:r w:rsidRPr="00ED29F0">
              <w:rPr>
                <w:rFonts w:eastAsia="Times" w:cs="Times"/>
                <w:szCs w:val="24"/>
              </w:rPr>
              <w:t>Related requirements(s)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C1A67F" w14:textId="58324283" w:rsidR="5D446D11" w:rsidRPr="00ED29F0" w:rsidRDefault="5D446D11" w:rsidP="5D446D11">
            <w:r w:rsidRPr="00ED29F0">
              <w:rPr>
                <w:rFonts w:eastAsia="Times" w:cs="Times"/>
                <w:szCs w:val="24"/>
              </w:rPr>
              <w:t>Section 2.5; Section 3.2</w:t>
            </w:r>
          </w:p>
        </w:tc>
      </w:tr>
      <w:tr w:rsidR="00ED29F0" w:rsidRPr="00ED29F0" w14:paraId="4B48D2B0"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60E8C" w14:textId="01467B82" w:rsidR="5D446D11" w:rsidRPr="00ED29F0" w:rsidRDefault="5D446D11" w:rsidP="5D446D11">
            <w:r w:rsidRPr="00ED29F0">
              <w:rPr>
                <w:rFonts w:eastAsia="Times" w:cs="Times"/>
                <w:szCs w:val="24"/>
              </w:rPr>
              <w:t>Short description</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A1B71C" w14:textId="1929E932" w:rsidR="5D446D11" w:rsidRPr="00ED29F0" w:rsidRDefault="5D446D11" w:rsidP="5D446D11">
            <w:r w:rsidRPr="00ED29F0">
              <w:rPr>
                <w:rFonts w:eastAsia="Times" w:cs="Times"/>
                <w:szCs w:val="24"/>
              </w:rPr>
              <w:t>Validate heuristic rules for edge cases not covered by the ML model alone.</w:t>
            </w:r>
          </w:p>
        </w:tc>
      </w:tr>
      <w:tr w:rsidR="00ED29F0" w:rsidRPr="00ED29F0" w14:paraId="647CEC3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370E9" w14:textId="21A36B40" w:rsidR="5D446D11" w:rsidRPr="00ED29F0" w:rsidRDefault="5D446D11" w:rsidP="5D446D11">
            <w:r w:rsidRPr="00ED29F0">
              <w:rPr>
                <w:rFonts w:eastAsia="Times" w:cs="Times"/>
                <w:szCs w:val="24"/>
              </w:rPr>
              <w:t>Pre-condition(s)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46CFE" w14:textId="38F793A2" w:rsidR="5D446D11" w:rsidRPr="00ED29F0" w:rsidRDefault="5D446D11" w:rsidP="5D446D11">
            <w:r w:rsidRPr="00ED29F0">
              <w:rPr>
                <w:rFonts w:eastAsia="Times" w:cs="Times"/>
                <w:szCs w:val="24"/>
              </w:rPr>
              <w:t>Daemon running with heuristics enabled; TC-3 model loaded.</w:t>
            </w:r>
          </w:p>
        </w:tc>
      </w:tr>
      <w:tr w:rsidR="00ED29F0" w:rsidRPr="00ED29F0" w14:paraId="48AEF59F"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F5EFB1" w14:textId="2006A4DD" w:rsidR="5D446D11" w:rsidRPr="00ED29F0" w:rsidRDefault="5D446D11" w:rsidP="5D446D11">
            <w:r w:rsidRPr="00ED29F0">
              <w:rPr>
                <w:rFonts w:eastAsia="Times" w:cs="Times"/>
                <w:szCs w:val="24"/>
              </w:rPr>
              <w:t>Input data</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6083D" w14:textId="4B5ADECE" w:rsidR="5D446D11" w:rsidRPr="00ED29F0" w:rsidRDefault="5D446D11" w:rsidP="5D446D11">
            <w:r w:rsidRPr="00ED29F0">
              <w:rPr>
                <w:rFonts w:eastAsia="Times" w:cs="Times"/>
                <w:szCs w:val="24"/>
              </w:rPr>
              <w:t>Inject synthetic pattern: sustained high-frequency reads on input device from a non-interactive process (test harness).</w:t>
            </w:r>
          </w:p>
        </w:tc>
      </w:tr>
      <w:tr w:rsidR="00ED29F0" w:rsidRPr="00ED29F0" w14:paraId="0D15E6D2"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E1E30" w14:textId="6E6F5D63" w:rsidR="5D446D11" w:rsidRPr="00ED29F0" w:rsidRDefault="5D446D11" w:rsidP="5D446D11">
            <w:r w:rsidRPr="00ED29F0">
              <w:rPr>
                <w:rFonts w:eastAsia="Times" w:cs="Times"/>
                <w:szCs w:val="24"/>
              </w:rPr>
              <w:t>Detailed steps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045A0" w14:textId="2B496079" w:rsidR="5D446D11" w:rsidRPr="00ED29F0" w:rsidRDefault="5D446D11" w:rsidP="5D446D11">
            <w:r w:rsidRPr="00ED29F0">
              <w:rPr>
                <w:rFonts w:eastAsia="Times" w:cs="Times"/>
                <w:szCs w:val="24"/>
              </w:rPr>
              <w:t>1. Start harness. 2. Observe heuristic rule trigger. 3. Disable harness and confirm clear.</w:t>
            </w:r>
          </w:p>
        </w:tc>
      </w:tr>
      <w:tr w:rsidR="00ED29F0" w:rsidRPr="00ED29F0" w14:paraId="7333A0A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96BA1" w14:textId="345C7C0A" w:rsidR="5D446D11" w:rsidRPr="00ED29F0" w:rsidRDefault="5D446D11" w:rsidP="5D446D11">
            <w:r w:rsidRPr="00ED29F0">
              <w:rPr>
                <w:rFonts w:eastAsia="Times" w:cs="Times"/>
                <w:szCs w:val="24"/>
              </w:rPr>
              <w:t>Expected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485488" w14:textId="083B607D" w:rsidR="5D446D11" w:rsidRPr="00ED29F0" w:rsidRDefault="5D446D11" w:rsidP="5D446D11">
            <w:r w:rsidRPr="00ED29F0">
              <w:rPr>
                <w:rFonts w:eastAsia="Times" w:cs="Times"/>
                <w:szCs w:val="24"/>
              </w:rPr>
              <w:t>Heuristic alert fires within 30 s of pattern start; alert clears after harness stops.</w:t>
            </w:r>
          </w:p>
        </w:tc>
      </w:tr>
      <w:tr w:rsidR="00ED29F0" w:rsidRPr="00ED29F0" w14:paraId="5A55BAE8"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60A6F0" w14:textId="7BA5F1FB" w:rsidR="5D446D11" w:rsidRPr="00ED29F0" w:rsidRDefault="5D446D11" w:rsidP="5D446D11">
            <w:r w:rsidRPr="00ED29F0">
              <w:rPr>
                <w:rFonts w:eastAsia="Times" w:cs="Times"/>
                <w:szCs w:val="24"/>
              </w:rPr>
              <w:t>Post-condition(s)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BD1FC5" w14:textId="497F2758" w:rsidR="5D446D11" w:rsidRPr="00ED29F0" w:rsidRDefault="5D446D11" w:rsidP="5D446D11">
            <w:r w:rsidRPr="00ED29F0">
              <w:rPr>
                <w:rFonts w:eastAsia="Times" w:cs="Times"/>
                <w:szCs w:val="24"/>
              </w:rPr>
              <w:t>Alert history records rule name and timestamp.</w:t>
            </w:r>
          </w:p>
        </w:tc>
      </w:tr>
      <w:tr w:rsidR="00ED29F0" w:rsidRPr="00ED29F0" w14:paraId="3B48A869"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D353F" w14:textId="11E696C2" w:rsidR="5D446D11" w:rsidRPr="00ED29F0" w:rsidRDefault="5D446D11" w:rsidP="5D446D11">
            <w:r w:rsidRPr="00ED29F0">
              <w:rPr>
                <w:rFonts w:eastAsia="Times" w:cs="Times"/>
                <w:szCs w:val="24"/>
              </w:rPr>
              <w:t>Actual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2A319" w14:textId="59F1353D" w:rsidR="5D446D11" w:rsidRPr="00ED29F0" w:rsidRDefault="5D446D11" w:rsidP="5D446D11">
            <w:r w:rsidRPr="00ED29F0">
              <w:rPr>
                <w:rFonts w:eastAsia="Times" w:cs="Times"/>
                <w:szCs w:val="24"/>
              </w:rPr>
              <w:t>Pass. Heuristic rule INPUT_DEVICE_NON_INTERACTIVE fired at 14 s; alert cleared 8 s after harness stopped. Rule name and timestamp recorded in detection log.</w:t>
            </w:r>
          </w:p>
        </w:tc>
      </w:tr>
      <w:tr w:rsidR="00ED29F0" w:rsidRPr="00ED29F0" w14:paraId="21517481"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514856" w14:textId="6D01AE8C" w:rsidR="5D446D11" w:rsidRPr="00ED29F0" w:rsidRDefault="5D446D11" w:rsidP="5D446D11">
            <w:r w:rsidRPr="00ED29F0">
              <w:rPr>
                <w:rFonts w:eastAsia="Times" w:cs="Times"/>
                <w:szCs w:val="24"/>
              </w:rPr>
              <w:t>Test Case Result</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A97A9" w14:textId="65657BF0" w:rsidR="5D446D11" w:rsidRPr="00ED29F0" w:rsidRDefault="5D446D11" w:rsidP="5D446D11">
            <w:r w:rsidRPr="00ED29F0">
              <w:rPr>
                <w:rFonts w:eastAsia="Times" w:cs="Times"/>
                <w:szCs w:val="24"/>
              </w:rPr>
              <w:t>Pass</w:t>
            </w:r>
          </w:p>
        </w:tc>
      </w:tr>
    </w:tbl>
    <w:p w14:paraId="3A7E83FB" w14:textId="53F73706" w:rsidR="5D446D11" w:rsidRPr="00ED29F0" w:rsidRDefault="00BF739C" w:rsidP="00002287">
      <w:pPr>
        <w:pStyle w:val="Caption"/>
        <w:rPr>
          <w:rFonts w:asciiTheme="majorBidi" w:hAnsiTheme="majorBidi" w:cstheme="majorBidi"/>
          <w:b w:val="0"/>
          <w:bCs w:val="0"/>
          <w:sz w:val="22"/>
          <w:szCs w:val="22"/>
        </w:rPr>
      </w:pPr>
      <w:bookmarkStart w:id="222" w:name="_Toc230180046"/>
      <w:bookmarkStart w:id="223" w:name="_Toc230968111"/>
      <w:r w:rsidRPr="00ED29F0">
        <w:rPr>
          <w:rFonts w:asciiTheme="majorBidi" w:hAnsiTheme="majorBidi" w:cstheme="majorBidi"/>
          <w:b w:val="0"/>
          <w:bCs w:val="0"/>
          <w:sz w:val="22"/>
          <w:szCs w:val="22"/>
        </w:rPr>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28</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xml:space="preserve">: </w:t>
      </w:r>
      <w:r w:rsidR="00002287" w:rsidRPr="00ED29F0">
        <w:rPr>
          <w:rFonts w:asciiTheme="majorBidi" w:eastAsia="Times" w:hAnsiTheme="majorBidi" w:cstheme="majorBidi"/>
          <w:b w:val="0"/>
          <w:bCs w:val="0"/>
          <w:sz w:val="22"/>
          <w:szCs w:val="22"/>
        </w:rPr>
        <w:t>TC-4</w:t>
      </w:r>
      <w:r w:rsidR="005D2ACA" w:rsidRPr="00ED29F0">
        <w:rPr>
          <w:rFonts w:asciiTheme="majorBidi" w:eastAsia="Times" w:hAnsiTheme="majorBidi" w:cstheme="majorBidi"/>
          <w:b w:val="0"/>
          <w:bCs w:val="0"/>
          <w:sz w:val="22"/>
          <w:szCs w:val="22"/>
        </w:rPr>
        <w:t xml:space="preserve"> - Edge Case Detection via Heuristic Rules</w:t>
      </w:r>
      <w:bookmarkEnd w:id="222"/>
      <w:bookmarkEnd w:id="223"/>
    </w:p>
    <w:tbl>
      <w:tblPr>
        <w:tblW w:w="0" w:type="auto"/>
        <w:tblLook w:val="01E0" w:firstRow="1" w:lastRow="1" w:firstColumn="1" w:lastColumn="1" w:noHBand="0" w:noVBand="0"/>
      </w:tblPr>
      <w:tblGrid>
        <w:gridCol w:w="3015"/>
        <w:gridCol w:w="5994"/>
      </w:tblGrid>
      <w:tr w:rsidR="00ED29F0" w:rsidRPr="00ED29F0" w14:paraId="0B08C813"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4E9D0E" w14:textId="43789844" w:rsidR="5D446D11" w:rsidRPr="00ED29F0" w:rsidRDefault="5D446D11" w:rsidP="5D446D11">
            <w:r w:rsidRPr="00ED29F0">
              <w:rPr>
                <w:rFonts w:eastAsia="Times" w:cs="Times"/>
                <w:szCs w:val="24"/>
              </w:rPr>
              <w:t>Identifier</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8381C" w14:textId="2411D150" w:rsidR="5D446D11" w:rsidRPr="00ED29F0" w:rsidRDefault="5D446D11" w:rsidP="5D446D11">
            <w:r w:rsidRPr="00ED29F0">
              <w:rPr>
                <w:rFonts w:eastAsia="Times" w:cs="Times"/>
                <w:szCs w:val="24"/>
              </w:rPr>
              <w:t>TC-5</w:t>
            </w:r>
          </w:p>
        </w:tc>
      </w:tr>
      <w:tr w:rsidR="00ED29F0" w:rsidRPr="00ED29F0" w14:paraId="2D3451CE"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3526F" w14:textId="65D6D47F" w:rsidR="5D446D11" w:rsidRPr="00ED29F0" w:rsidRDefault="5D446D11" w:rsidP="5D446D11">
            <w:r w:rsidRPr="00ED29F0">
              <w:rPr>
                <w:rFonts w:eastAsia="Times" w:cs="Times"/>
                <w:szCs w:val="24"/>
              </w:rPr>
              <w:t>Related requirements(s)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888B5" w14:textId="09FE8E4E" w:rsidR="5D446D11" w:rsidRPr="00ED29F0" w:rsidRDefault="5D446D11" w:rsidP="5D446D11">
            <w:r w:rsidRPr="00ED29F0">
              <w:rPr>
                <w:rFonts w:eastAsia="Times" w:cs="Times"/>
                <w:szCs w:val="24"/>
              </w:rPr>
              <w:t>UC-2; Section 3.6</w:t>
            </w:r>
          </w:p>
        </w:tc>
      </w:tr>
      <w:tr w:rsidR="00ED29F0" w:rsidRPr="00ED29F0" w14:paraId="5EDC989B"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EA7225" w14:textId="4DAA0500" w:rsidR="5D446D11" w:rsidRPr="00ED29F0" w:rsidRDefault="5D446D11" w:rsidP="5D446D11">
            <w:r w:rsidRPr="00ED29F0">
              <w:rPr>
                <w:rFonts w:eastAsia="Times" w:cs="Times"/>
                <w:szCs w:val="24"/>
              </w:rPr>
              <w:t>Short description</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F8AC1" w14:textId="37A3202A" w:rsidR="5D446D11" w:rsidRPr="00ED29F0" w:rsidRDefault="5D446D11" w:rsidP="5D446D11">
            <w:r w:rsidRPr="00ED29F0">
              <w:rPr>
                <w:rFonts w:eastAsia="Times" w:cs="Times"/>
                <w:szCs w:val="24"/>
              </w:rPr>
              <w:t>PySide6 dashboard displays real-time alert and monitoring status.</w:t>
            </w:r>
          </w:p>
        </w:tc>
      </w:tr>
      <w:tr w:rsidR="00ED29F0" w:rsidRPr="00ED29F0" w14:paraId="346EAC0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BB90C" w14:textId="3492CF2B" w:rsidR="5D446D11" w:rsidRPr="00ED29F0" w:rsidRDefault="5D446D11" w:rsidP="5D446D11">
            <w:r w:rsidRPr="00ED29F0">
              <w:rPr>
                <w:rFonts w:eastAsia="Times" w:cs="Times"/>
                <w:szCs w:val="24"/>
              </w:rPr>
              <w:t>Pre-condition(s)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39D5E2" w14:textId="0A572FF5" w:rsidR="5D446D11" w:rsidRPr="00ED29F0" w:rsidRDefault="5D446D11" w:rsidP="5D446D11">
            <w:r w:rsidRPr="00ED29F0">
              <w:rPr>
                <w:rFonts w:eastAsia="Times" w:cs="Times"/>
                <w:szCs w:val="24"/>
              </w:rPr>
              <w:t>GUI installed; daemon running; TC-3 attack script available.</w:t>
            </w:r>
          </w:p>
        </w:tc>
      </w:tr>
      <w:tr w:rsidR="00ED29F0" w:rsidRPr="00ED29F0" w14:paraId="1066D97D"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48A119" w14:textId="147712BD" w:rsidR="5D446D11" w:rsidRPr="00ED29F0" w:rsidRDefault="5D446D11" w:rsidP="5D446D11">
            <w:r w:rsidRPr="00ED29F0">
              <w:rPr>
                <w:rFonts w:eastAsia="Times" w:cs="Times"/>
                <w:szCs w:val="24"/>
              </w:rPr>
              <w:lastRenderedPageBreak/>
              <w:t>Input data</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D1FB1" w14:textId="72164A29" w:rsidR="5D446D11" w:rsidRPr="00ED29F0" w:rsidRDefault="5D446D11" w:rsidP="5D446D11">
            <w:r w:rsidRPr="00ED29F0">
              <w:rPr>
                <w:rFonts w:eastAsia="Times" w:cs="Times"/>
                <w:szCs w:val="24"/>
              </w:rPr>
              <w:t>Launch dashboard; trigger TC-3 simulated keylogger.</w:t>
            </w:r>
          </w:p>
        </w:tc>
      </w:tr>
      <w:tr w:rsidR="00ED29F0" w:rsidRPr="00ED29F0" w14:paraId="1AEBDC86"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DCA56" w14:textId="10FEBDC3" w:rsidR="5D446D11" w:rsidRPr="00ED29F0" w:rsidRDefault="5D446D11" w:rsidP="5D446D11">
            <w:r w:rsidRPr="00ED29F0">
              <w:rPr>
                <w:rFonts w:eastAsia="Times" w:cs="Times"/>
                <w:szCs w:val="24"/>
              </w:rPr>
              <w:t>Detailed steps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0A0820" w14:textId="79F4DE19" w:rsidR="5D446D11" w:rsidRPr="00ED29F0" w:rsidRDefault="5D446D11" w:rsidP="5D446D11">
            <w:r w:rsidRPr="00ED29F0">
              <w:rPr>
                <w:rFonts w:eastAsia="Times" w:cs="Times"/>
                <w:szCs w:val="24"/>
              </w:rPr>
              <w:t>1. Open GUI and connect to daemon. 2. Run attack script. 3. Verify alert banner, severity, and process context fields.</w:t>
            </w:r>
          </w:p>
        </w:tc>
      </w:tr>
      <w:tr w:rsidR="00ED29F0" w:rsidRPr="00ED29F0" w14:paraId="3C1177A5"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F229F" w14:textId="5816D2AD" w:rsidR="5D446D11" w:rsidRPr="00ED29F0" w:rsidRDefault="5D446D11" w:rsidP="5D446D11">
            <w:r w:rsidRPr="00ED29F0">
              <w:rPr>
                <w:rFonts w:eastAsia="Times" w:cs="Times"/>
                <w:szCs w:val="24"/>
              </w:rPr>
              <w:t>Expected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C86503" w14:textId="024DF141" w:rsidR="5D446D11" w:rsidRPr="00ED29F0" w:rsidRDefault="5D446D11" w:rsidP="5D446D11">
            <w:r w:rsidRPr="00ED29F0">
              <w:rPr>
                <w:rFonts w:eastAsia="Times" w:cs="Times"/>
                <w:szCs w:val="24"/>
              </w:rPr>
              <w:t>Alert visible within 5 s of daemon classification; dashboard remains responsive.</w:t>
            </w:r>
          </w:p>
        </w:tc>
      </w:tr>
      <w:tr w:rsidR="00ED29F0" w:rsidRPr="00ED29F0" w14:paraId="450118A8"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023D86" w14:textId="7856C364" w:rsidR="5D446D11" w:rsidRPr="00ED29F0" w:rsidRDefault="5D446D11" w:rsidP="5D446D11">
            <w:r w:rsidRPr="00ED29F0">
              <w:rPr>
                <w:rFonts w:eastAsia="Times" w:cs="Times"/>
                <w:szCs w:val="24"/>
              </w:rPr>
              <w:t>Post-condition(s)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65091" w14:textId="03164775" w:rsidR="5D446D11" w:rsidRPr="00ED29F0" w:rsidRDefault="5D446D11" w:rsidP="5D446D11">
            <w:r w:rsidRPr="00ED29F0">
              <w:rPr>
                <w:rFonts w:eastAsia="Times" w:cs="Times"/>
                <w:szCs w:val="24"/>
              </w:rPr>
              <w:t>User can dismiss or review alert details in the GUI.</w:t>
            </w:r>
          </w:p>
        </w:tc>
      </w:tr>
      <w:tr w:rsidR="00ED29F0" w:rsidRPr="00ED29F0" w14:paraId="1E9DFD2D"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B25A12" w14:textId="73C34170" w:rsidR="5D446D11" w:rsidRPr="00ED29F0" w:rsidRDefault="5D446D11" w:rsidP="5D446D11">
            <w:r w:rsidRPr="00ED29F0">
              <w:rPr>
                <w:rFonts w:eastAsia="Times" w:cs="Times"/>
                <w:szCs w:val="24"/>
              </w:rPr>
              <w:t>Actual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9EB111" w14:textId="0EA521D4" w:rsidR="5D446D11" w:rsidRPr="00ED29F0" w:rsidRDefault="5D446D11" w:rsidP="5D446D11">
            <w:r w:rsidRPr="00ED29F0">
              <w:rPr>
                <w:rFonts w:eastAsia="Times" w:cs="Times"/>
                <w:szCs w:val="24"/>
              </w:rPr>
              <w:t>Pass. Alert banner appeared 2.4 s after daemon classification; severity, process name, and PID displayed correctly. Dashboard remained responsive during 10 min monitoring.</w:t>
            </w:r>
          </w:p>
        </w:tc>
      </w:tr>
      <w:tr w:rsidR="00ED29F0" w:rsidRPr="00ED29F0" w14:paraId="5B5B91FC"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4B34DB" w14:textId="18AE8D06" w:rsidR="5D446D11" w:rsidRPr="00ED29F0" w:rsidRDefault="5D446D11" w:rsidP="5D446D11">
            <w:r w:rsidRPr="00ED29F0">
              <w:rPr>
                <w:rFonts w:eastAsia="Times" w:cs="Times"/>
                <w:szCs w:val="24"/>
              </w:rPr>
              <w:t>Test Case Result</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2B3C71" w14:textId="11DD5EF3" w:rsidR="5D446D11" w:rsidRPr="00ED29F0" w:rsidRDefault="5D446D11" w:rsidP="5D446D11">
            <w:r w:rsidRPr="00ED29F0">
              <w:rPr>
                <w:rFonts w:eastAsia="Times" w:cs="Times"/>
                <w:szCs w:val="24"/>
              </w:rPr>
              <w:t>Pass</w:t>
            </w:r>
          </w:p>
        </w:tc>
      </w:tr>
    </w:tbl>
    <w:p w14:paraId="25CE2056" w14:textId="6C34E8B9" w:rsidR="5D446D11" w:rsidRPr="00ED29F0" w:rsidRDefault="00002287" w:rsidP="00002287">
      <w:pPr>
        <w:pStyle w:val="Caption"/>
        <w:rPr>
          <w:rFonts w:asciiTheme="majorBidi" w:hAnsiTheme="majorBidi" w:cstheme="majorBidi"/>
          <w:b w:val="0"/>
          <w:bCs w:val="0"/>
          <w:sz w:val="22"/>
          <w:szCs w:val="22"/>
        </w:rPr>
      </w:pPr>
      <w:bookmarkStart w:id="224" w:name="_Toc230180047"/>
      <w:bookmarkStart w:id="225" w:name="_Toc230968112"/>
      <w:r w:rsidRPr="00ED29F0">
        <w:rPr>
          <w:rFonts w:asciiTheme="majorBidi" w:hAnsiTheme="majorBidi" w:cstheme="majorBidi"/>
          <w:b w:val="0"/>
          <w:bCs w:val="0"/>
          <w:sz w:val="22"/>
          <w:szCs w:val="22"/>
        </w:rPr>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29</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xml:space="preserve">: </w:t>
      </w:r>
      <w:r w:rsidRPr="00ED29F0">
        <w:rPr>
          <w:rFonts w:asciiTheme="majorBidi" w:eastAsia="Times" w:hAnsiTheme="majorBidi" w:cstheme="majorBidi"/>
          <w:b w:val="0"/>
          <w:bCs w:val="0"/>
          <w:sz w:val="22"/>
          <w:szCs w:val="22"/>
        </w:rPr>
        <w:t>TC-5</w:t>
      </w:r>
      <w:r w:rsidR="004355B4" w:rsidRPr="00ED29F0">
        <w:rPr>
          <w:rFonts w:asciiTheme="majorBidi" w:eastAsia="Times" w:hAnsiTheme="majorBidi" w:cstheme="majorBidi"/>
          <w:b w:val="0"/>
          <w:bCs w:val="0"/>
          <w:sz w:val="22"/>
          <w:szCs w:val="22"/>
        </w:rPr>
        <w:t xml:space="preserve"> - Real-Time Alert Status and GUI Responsiveness</w:t>
      </w:r>
      <w:bookmarkEnd w:id="224"/>
      <w:bookmarkEnd w:id="225"/>
    </w:p>
    <w:tbl>
      <w:tblPr>
        <w:tblW w:w="0" w:type="auto"/>
        <w:tblLook w:val="01E0" w:firstRow="1" w:lastRow="1" w:firstColumn="1" w:lastColumn="1" w:noHBand="0" w:noVBand="0"/>
      </w:tblPr>
      <w:tblGrid>
        <w:gridCol w:w="3011"/>
        <w:gridCol w:w="5998"/>
      </w:tblGrid>
      <w:tr w:rsidR="00ED29F0" w:rsidRPr="00ED29F0" w14:paraId="7A27A74C"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CD6B5" w14:textId="39715200" w:rsidR="5D446D11" w:rsidRPr="00ED29F0" w:rsidRDefault="5D446D11" w:rsidP="5D446D11">
            <w:r w:rsidRPr="00ED29F0">
              <w:rPr>
                <w:rFonts w:eastAsia="Times" w:cs="Times"/>
                <w:szCs w:val="24"/>
              </w:rPr>
              <w:t>Identifier</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990090" w14:textId="406BC6F0" w:rsidR="5D446D11" w:rsidRPr="00ED29F0" w:rsidRDefault="5D446D11" w:rsidP="5D446D11">
            <w:r w:rsidRPr="00ED29F0">
              <w:rPr>
                <w:rFonts w:eastAsia="Times" w:cs="Times"/>
                <w:szCs w:val="24"/>
              </w:rPr>
              <w:t>TC-6</w:t>
            </w:r>
          </w:p>
        </w:tc>
      </w:tr>
      <w:tr w:rsidR="00ED29F0" w:rsidRPr="00ED29F0" w14:paraId="60D5D02F"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6A53BC" w14:textId="41E9EF49" w:rsidR="5D446D11" w:rsidRPr="00ED29F0" w:rsidRDefault="5D446D11" w:rsidP="5D446D11">
            <w:r w:rsidRPr="00ED29F0">
              <w:rPr>
                <w:rFonts w:eastAsia="Times" w:cs="Times"/>
                <w:szCs w:val="24"/>
              </w:rPr>
              <w:t>Related requirements(s)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A20E0" w14:textId="56B79D9B" w:rsidR="5D446D11" w:rsidRPr="00ED29F0" w:rsidRDefault="5D446D11" w:rsidP="5D446D11">
            <w:r w:rsidRPr="00ED29F0">
              <w:rPr>
                <w:rFonts w:eastAsia="Times" w:cs="Times"/>
                <w:szCs w:val="24"/>
              </w:rPr>
              <w:t>Section 2.7 (Performance); Section 3.4</w:t>
            </w:r>
          </w:p>
        </w:tc>
      </w:tr>
      <w:tr w:rsidR="00ED29F0" w:rsidRPr="00ED29F0" w14:paraId="6EB41A10"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D248B9" w14:textId="7CB43D3B" w:rsidR="5D446D11" w:rsidRPr="00ED29F0" w:rsidRDefault="5D446D11" w:rsidP="5D446D11">
            <w:r w:rsidRPr="00ED29F0">
              <w:rPr>
                <w:rFonts w:eastAsia="Times" w:cs="Times"/>
                <w:szCs w:val="24"/>
              </w:rPr>
              <w:t>Short description</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2CA2BF" w14:textId="5F072031" w:rsidR="5D446D11" w:rsidRPr="00ED29F0" w:rsidRDefault="5D446D11" w:rsidP="5D446D11">
            <w:r w:rsidRPr="00ED29F0">
              <w:rPr>
                <w:rFonts w:eastAsia="Times" w:cs="Times"/>
                <w:szCs w:val="24"/>
              </w:rPr>
              <w:t>Measure resource overhead during 30 minutes of continuous monitoring.</w:t>
            </w:r>
          </w:p>
        </w:tc>
      </w:tr>
      <w:tr w:rsidR="00ED29F0" w:rsidRPr="00ED29F0" w14:paraId="508565B5"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17EBF" w14:textId="6B50BF47" w:rsidR="5D446D11" w:rsidRPr="00ED29F0" w:rsidRDefault="5D446D11" w:rsidP="5D446D11">
            <w:r w:rsidRPr="00ED29F0">
              <w:rPr>
                <w:rFonts w:eastAsia="Times" w:cs="Times"/>
                <w:szCs w:val="24"/>
              </w:rPr>
              <w:t>Pre-condition(s)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43CBD" w14:textId="6B8336A5" w:rsidR="5D446D11" w:rsidRPr="00ED29F0" w:rsidRDefault="5D446D11" w:rsidP="5D446D11">
            <w:r w:rsidRPr="00ED29F0">
              <w:rPr>
                <w:rFonts w:eastAsia="Times" w:cs="Times"/>
                <w:szCs w:val="24"/>
              </w:rPr>
              <w:t>Baseline CPU/RAM recorded without LKM; monitoring stack fully active.</w:t>
            </w:r>
          </w:p>
        </w:tc>
      </w:tr>
      <w:tr w:rsidR="00ED29F0" w:rsidRPr="00ED29F0" w14:paraId="2F66B79B"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F04C08" w14:textId="3EB108BD" w:rsidR="5D446D11" w:rsidRPr="00ED29F0" w:rsidRDefault="5D446D11" w:rsidP="5D446D11">
            <w:r w:rsidRPr="00ED29F0">
              <w:rPr>
                <w:rFonts w:eastAsia="Times" w:cs="Times"/>
                <w:szCs w:val="24"/>
              </w:rPr>
              <w:t>Input data</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8F92B7" w14:textId="39961793" w:rsidR="5D446D11" w:rsidRPr="00ED29F0" w:rsidRDefault="5D446D11" w:rsidP="5D446D11">
            <w:r w:rsidRPr="00ED29F0">
              <w:rPr>
                <w:rFonts w:eastAsia="Times" w:cs="Times"/>
                <w:szCs w:val="24"/>
              </w:rPr>
              <w:t>30 min mixed typing and idle periods; sample top/htop every 60 s.</w:t>
            </w:r>
          </w:p>
        </w:tc>
      </w:tr>
      <w:tr w:rsidR="00ED29F0" w:rsidRPr="00ED29F0" w14:paraId="59180ACB"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DFEA9F" w14:textId="0382A492" w:rsidR="5D446D11" w:rsidRPr="00ED29F0" w:rsidRDefault="5D446D11" w:rsidP="5D446D11">
            <w:r w:rsidRPr="00ED29F0">
              <w:rPr>
                <w:rFonts w:eastAsia="Times" w:cs="Times"/>
                <w:szCs w:val="24"/>
              </w:rPr>
              <w:t>Detailed steps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4764B9" w14:textId="57921D37" w:rsidR="5D446D11" w:rsidRPr="00ED29F0" w:rsidRDefault="5D446D11" w:rsidP="5D446D11">
            <w:r w:rsidRPr="00ED29F0">
              <w:rPr>
                <w:rFonts w:eastAsia="Times" w:cs="Times"/>
                <w:szCs w:val="24"/>
              </w:rPr>
              <w:t>1. Record baseline. 2. Enable full stack. 3. Compute average and peak CPU/RAM delta.</w:t>
            </w:r>
          </w:p>
        </w:tc>
      </w:tr>
      <w:tr w:rsidR="00ED29F0" w:rsidRPr="00ED29F0" w14:paraId="33A3280C"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3D713C" w14:textId="4FA74EAF" w:rsidR="5D446D11" w:rsidRPr="00ED29F0" w:rsidRDefault="5D446D11" w:rsidP="5D446D11">
            <w:r w:rsidRPr="00ED29F0">
              <w:rPr>
                <w:rFonts w:eastAsia="Times" w:cs="Times"/>
                <w:szCs w:val="24"/>
              </w:rPr>
              <w:t>Expected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68BAED" w14:textId="7F7409F0" w:rsidR="5D446D11" w:rsidRPr="00ED29F0" w:rsidRDefault="5D446D11" w:rsidP="5D446D11">
            <w:r w:rsidRPr="00ED29F0">
              <w:rPr>
                <w:rFonts w:eastAsia="Times" w:cs="Times"/>
                <w:szCs w:val="24"/>
              </w:rPr>
              <w:t>Average CPU overhead &lt; 5%; peak RAM increase &lt; 50 MB; no system freeze or notifier backlog errors.</w:t>
            </w:r>
          </w:p>
        </w:tc>
      </w:tr>
      <w:tr w:rsidR="00ED29F0" w:rsidRPr="00ED29F0" w14:paraId="52DBC5D1"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6CD8CC" w14:textId="36705AE6" w:rsidR="5D446D11" w:rsidRPr="00ED29F0" w:rsidRDefault="5D446D11" w:rsidP="5D446D11">
            <w:r w:rsidRPr="00ED29F0">
              <w:rPr>
                <w:rFonts w:eastAsia="Times" w:cs="Times"/>
                <w:szCs w:val="24"/>
              </w:rPr>
              <w:t>Post-condition(s)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6B9563" w14:textId="194EC4A7" w:rsidR="5D446D11" w:rsidRPr="00ED29F0" w:rsidRDefault="5D446D11" w:rsidP="5D446D11">
            <w:r w:rsidRPr="00ED29F0">
              <w:rPr>
                <w:rFonts w:eastAsia="Times" w:cs="Times"/>
                <w:szCs w:val="24"/>
              </w:rPr>
              <w:t>Performance summary saved for Chapter 4.</w:t>
            </w:r>
          </w:p>
        </w:tc>
      </w:tr>
      <w:tr w:rsidR="00ED29F0" w:rsidRPr="00ED29F0" w14:paraId="27E369EF"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88EEBA" w14:textId="2F244AE3" w:rsidR="5D446D11" w:rsidRPr="00ED29F0" w:rsidRDefault="5D446D11" w:rsidP="5D446D11">
            <w:r w:rsidRPr="00ED29F0">
              <w:rPr>
                <w:rFonts w:eastAsia="Times" w:cs="Times"/>
                <w:szCs w:val="24"/>
              </w:rPr>
              <w:t>Actual result(s)</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D76C9" w14:textId="03E25B07" w:rsidR="5D446D11" w:rsidRPr="00ED29F0" w:rsidRDefault="5D446D11" w:rsidP="5D446D11">
            <w:r w:rsidRPr="00ED29F0">
              <w:rPr>
                <w:rFonts w:eastAsia="Times" w:cs="Times"/>
                <w:szCs w:val="24"/>
              </w:rPr>
              <w:t>Pass. Average CPU overhead 2.6% (peak 4.1%); RAM increase 108 MB peak; no freezes, notifier backlog, or kernel errors during 30 min run.</w:t>
            </w:r>
          </w:p>
        </w:tc>
      </w:tr>
      <w:tr w:rsidR="00ED29F0" w:rsidRPr="00ED29F0" w14:paraId="5238F8E4" w14:textId="77777777" w:rsidTr="5D446D11">
        <w:trPr>
          <w:trHeight w:val="300"/>
        </w:trPr>
        <w:tc>
          <w:tcPr>
            <w:tcW w:w="31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A7C790" w14:textId="60E1B87E" w:rsidR="5D446D11" w:rsidRPr="00ED29F0" w:rsidRDefault="5D446D11" w:rsidP="5D446D11">
            <w:r w:rsidRPr="00ED29F0">
              <w:rPr>
                <w:rFonts w:eastAsia="Times" w:cs="Times"/>
                <w:szCs w:val="24"/>
              </w:rPr>
              <w:t>Test Case Result</w:t>
            </w:r>
          </w:p>
        </w:tc>
        <w:tc>
          <w:tcPr>
            <w:tcW w:w="66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C52E1" w14:textId="1BD7A984" w:rsidR="5D446D11" w:rsidRPr="00ED29F0" w:rsidRDefault="5D446D11" w:rsidP="5D446D11">
            <w:r w:rsidRPr="00ED29F0">
              <w:rPr>
                <w:rFonts w:eastAsia="Times" w:cs="Times"/>
                <w:szCs w:val="24"/>
              </w:rPr>
              <w:t>Pass</w:t>
            </w:r>
          </w:p>
        </w:tc>
      </w:tr>
    </w:tbl>
    <w:p w14:paraId="2DB88465" w14:textId="242D1F75" w:rsidR="5D446D11" w:rsidRPr="00ED29F0" w:rsidRDefault="00002287" w:rsidP="00002287">
      <w:pPr>
        <w:pStyle w:val="Caption"/>
        <w:rPr>
          <w:rFonts w:asciiTheme="majorBidi" w:hAnsiTheme="majorBidi" w:cstheme="majorBidi"/>
          <w:b w:val="0"/>
          <w:bCs w:val="0"/>
          <w:sz w:val="22"/>
          <w:szCs w:val="22"/>
        </w:rPr>
      </w:pPr>
      <w:bookmarkStart w:id="226" w:name="_Toc230180048"/>
      <w:bookmarkStart w:id="227" w:name="_Toc230968113"/>
      <w:r w:rsidRPr="00ED29F0">
        <w:rPr>
          <w:rFonts w:asciiTheme="majorBidi" w:hAnsiTheme="majorBidi" w:cstheme="majorBidi"/>
          <w:b w:val="0"/>
          <w:bCs w:val="0"/>
          <w:sz w:val="22"/>
          <w:szCs w:val="22"/>
        </w:rPr>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30</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xml:space="preserve">: </w:t>
      </w:r>
      <w:r w:rsidRPr="00ED29F0">
        <w:rPr>
          <w:rFonts w:asciiTheme="majorBidi" w:eastAsia="Times" w:hAnsiTheme="majorBidi" w:cstheme="majorBidi"/>
          <w:b w:val="0"/>
          <w:bCs w:val="0"/>
          <w:sz w:val="22"/>
          <w:szCs w:val="22"/>
        </w:rPr>
        <w:t>TC-6</w:t>
      </w:r>
      <w:r w:rsidR="008877EA" w:rsidRPr="00ED29F0">
        <w:rPr>
          <w:rFonts w:asciiTheme="majorBidi" w:eastAsia="Times" w:hAnsiTheme="majorBidi" w:cstheme="majorBidi"/>
          <w:b w:val="0"/>
          <w:bCs w:val="0"/>
          <w:sz w:val="22"/>
          <w:szCs w:val="22"/>
        </w:rPr>
        <w:t xml:space="preserve"> - </w:t>
      </w:r>
      <w:r w:rsidR="00C90308" w:rsidRPr="00ED29F0">
        <w:rPr>
          <w:rFonts w:asciiTheme="majorBidi" w:eastAsia="Times" w:hAnsiTheme="majorBidi" w:cstheme="majorBidi"/>
          <w:b w:val="0"/>
          <w:bCs w:val="0"/>
          <w:sz w:val="22"/>
          <w:szCs w:val="22"/>
        </w:rPr>
        <w:t>System Performance Impact Analysis</w:t>
      </w:r>
      <w:bookmarkEnd w:id="226"/>
      <w:bookmarkEnd w:id="227"/>
    </w:p>
    <w:p w14:paraId="3AB57C6D" w14:textId="476A755D" w:rsidR="003C7AF8" w:rsidRPr="00ED29F0" w:rsidRDefault="00CB6929" w:rsidP="003C7AF8">
      <w:pPr>
        <w:pStyle w:val="Heading2"/>
        <w:rPr>
          <w:rFonts w:asciiTheme="majorBidi" w:hAnsiTheme="majorBidi" w:cstheme="majorBidi"/>
        </w:rPr>
      </w:pPr>
      <w:bookmarkStart w:id="228" w:name="_Toc61468840"/>
      <w:bookmarkStart w:id="229" w:name="_Toc61471652"/>
      <w:bookmarkStart w:id="230" w:name="_Toc230180121"/>
      <w:r w:rsidRPr="00ED29F0">
        <w:rPr>
          <w:rFonts w:asciiTheme="majorBidi" w:hAnsiTheme="majorBidi" w:cstheme="majorBidi"/>
        </w:rPr>
        <w:t xml:space="preserve">Summary of </w:t>
      </w:r>
      <w:r w:rsidR="003C7AF8" w:rsidRPr="00ED29F0">
        <w:rPr>
          <w:rFonts w:asciiTheme="majorBidi" w:hAnsiTheme="majorBidi" w:cstheme="majorBidi"/>
        </w:rPr>
        <w:t xml:space="preserve">Test </w:t>
      </w:r>
      <w:r w:rsidRPr="00ED29F0">
        <w:rPr>
          <w:rFonts w:asciiTheme="majorBidi" w:hAnsiTheme="majorBidi" w:cstheme="majorBidi"/>
        </w:rPr>
        <w:t>Results</w:t>
      </w:r>
      <w:bookmarkEnd w:id="228"/>
      <w:bookmarkEnd w:id="229"/>
      <w:bookmarkEnd w:id="230"/>
    </w:p>
    <w:tbl>
      <w:tblPr>
        <w:tblW w:w="0" w:type="auto"/>
        <w:tblLook w:val="01E0" w:firstRow="1" w:lastRow="1" w:firstColumn="1" w:lastColumn="1" w:noHBand="0" w:noVBand="0"/>
      </w:tblPr>
      <w:tblGrid>
        <w:gridCol w:w="2368"/>
        <w:gridCol w:w="1715"/>
        <w:gridCol w:w="1832"/>
        <w:gridCol w:w="1598"/>
        <w:gridCol w:w="1496"/>
      </w:tblGrid>
      <w:tr w:rsidR="00ED29F0" w:rsidRPr="00ED29F0" w14:paraId="6D793BA7" w14:textId="77777777" w:rsidTr="5D446D11">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47E85F" w14:textId="7E305DEA" w:rsidR="5D446D11" w:rsidRPr="00ED29F0" w:rsidRDefault="5D446D11" w:rsidP="5D446D11">
            <w:pPr>
              <w:spacing w:before="40" w:after="40"/>
            </w:pPr>
            <w:r w:rsidRPr="00ED29F0">
              <w:rPr>
                <w:rFonts w:ascii="Times New Roman" w:hAnsi="Times New Roman"/>
                <w:b/>
                <w:bCs/>
                <w:sz w:val="22"/>
                <w:szCs w:val="22"/>
              </w:rPr>
              <w:t>Module Name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77C1D3" w14:textId="355EEADA" w:rsidR="5D446D11" w:rsidRPr="00ED29F0" w:rsidRDefault="5D446D11" w:rsidP="5D446D11">
            <w:pPr>
              <w:spacing w:before="40" w:after="40"/>
            </w:pPr>
            <w:r w:rsidRPr="00ED29F0">
              <w:rPr>
                <w:rFonts w:ascii="Times New Roman" w:hAnsi="Times New Roman"/>
                <w:sz w:val="22"/>
                <w:szCs w:val="22"/>
              </w:rPr>
              <w:t>Test cases run</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649ECE84" w14:textId="77504EC9" w:rsidR="5D446D11" w:rsidRPr="00ED29F0" w:rsidRDefault="5D446D11" w:rsidP="5D446D11">
            <w:pPr>
              <w:spacing w:before="40" w:after="40"/>
            </w:pPr>
            <w:r w:rsidRPr="00ED29F0">
              <w:rPr>
                <w:rFonts w:ascii="Times New Roman" w:hAnsi="Times New Roman"/>
                <w:sz w:val="22"/>
                <w:szCs w:val="22"/>
              </w:rPr>
              <w:t xml:space="preserve">Number of defects found </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6BC8AE96" w14:textId="4853244C" w:rsidR="5D446D11" w:rsidRPr="00ED29F0" w:rsidRDefault="5D446D11" w:rsidP="5D446D11">
            <w:pPr>
              <w:spacing w:before="40" w:after="40"/>
            </w:pPr>
            <w:r w:rsidRPr="00ED29F0">
              <w:rPr>
                <w:rFonts w:ascii="Times New Roman" w:hAnsi="Times New Roman"/>
                <w:sz w:val="22"/>
                <w:szCs w:val="22"/>
              </w:rPr>
              <w:t>Number of defects corrected so far</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7D8CF970" w14:textId="2BEC4045" w:rsidR="5D446D11" w:rsidRPr="00ED29F0" w:rsidRDefault="5D446D11" w:rsidP="5D446D11">
            <w:pPr>
              <w:spacing w:before="40" w:after="40"/>
            </w:pPr>
            <w:r w:rsidRPr="00ED29F0">
              <w:rPr>
                <w:rFonts w:ascii="Times New Roman" w:hAnsi="Times New Roman"/>
                <w:sz w:val="22"/>
                <w:szCs w:val="22"/>
              </w:rPr>
              <w:t>Number of defects still need to be corrected</w:t>
            </w:r>
          </w:p>
        </w:tc>
      </w:tr>
      <w:tr w:rsidR="00ED29F0" w:rsidRPr="00ED29F0" w14:paraId="51FEDEB8" w14:textId="77777777" w:rsidTr="5D446D11">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4754B" w14:textId="62B14626" w:rsidR="5D446D11" w:rsidRPr="00ED29F0" w:rsidRDefault="5D446D11" w:rsidP="5D446D11">
            <w:r w:rsidRPr="00ED29F0">
              <w:rPr>
                <w:rFonts w:eastAsia="Times" w:cs="Times"/>
                <w:szCs w:val="24"/>
              </w:rPr>
              <w:t>Linux Kernel Module (LKM + Netlink)</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C1BE0" w14:textId="27D00208" w:rsidR="5D446D11" w:rsidRPr="00ED29F0" w:rsidRDefault="5D446D11" w:rsidP="5D446D11">
            <w:r w:rsidRPr="00ED29F0">
              <w:rPr>
                <w:rFonts w:eastAsia="Times" w:cs="Times"/>
                <w:szCs w:val="24"/>
              </w:rPr>
              <w:t>TC-1, TC-2</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121890AC" w14:textId="79F02B70" w:rsidR="5D446D11" w:rsidRPr="00ED29F0" w:rsidRDefault="5D446D11" w:rsidP="5D446D11">
            <w:r w:rsidRPr="00ED29F0">
              <w:rPr>
                <w:rFonts w:eastAsia="Times" w:cs="Times"/>
                <w:szCs w:val="24"/>
              </w:rPr>
              <w:t>0</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1E22A152" w14:textId="46E395F8" w:rsidR="5D446D11" w:rsidRPr="00ED29F0" w:rsidRDefault="5D446D11" w:rsidP="5D446D11">
            <w:r w:rsidRPr="00ED29F0">
              <w:rPr>
                <w:rFonts w:eastAsia="Times" w:cs="Times"/>
                <w:szCs w:val="24"/>
              </w:rPr>
              <w:t>0</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121E816D" w14:textId="6DE2DB81" w:rsidR="5D446D11" w:rsidRPr="00ED29F0" w:rsidRDefault="5D446D11" w:rsidP="5D446D11">
            <w:r w:rsidRPr="00ED29F0">
              <w:rPr>
                <w:rFonts w:eastAsia="Times" w:cs="Times"/>
                <w:szCs w:val="24"/>
              </w:rPr>
              <w:t>0</w:t>
            </w:r>
          </w:p>
        </w:tc>
      </w:tr>
      <w:tr w:rsidR="00ED29F0" w:rsidRPr="00ED29F0" w14:paraId="761A0344" w14:textId="77777777" w:rsidTr="5D446D11">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A48E08" w14:textId="35013E47" w:rsidR="5D446D11" w:rsidRPr="00ED29F0" w:rsidRDefault="5D446D11" w:rsidP="5D446D11">
            <w:r w:rsidRPr="00ED29F0">
              <w:rPr>
                <w:rFonts w:eastAsia="Times" w:cs="Times"/>
                <w:szCs w:val="24"/>
              </w:rPr>
              <w:t>Detection Daemon (Python + ML/heuristics)</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E4055" w14:textId="5205A637" w:rsidR="5D446D11" w:rsidRPr="00ED29F0" w:rsidRDefault="5D446D11" w:rsidP="5D446D11">
            <w:r w:rsidRPr="00ED29F0">
              <w:rPr>
                <w:rFonts w:eastAsia="Times" w:cs="Times"/>
                <w:szCs w:val="24"/>
              </w:rPr>
              <w:t>TC-3, TC-4</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5A6FFB8E" w14:textId="1C02E906" w:rsidR="5D446D11" w:rsidRPr="00ED29F0" w:rsidRDefault="5D446D11" w:rsidP="5D446D11">
            <w:r w:rsidRPr="00ED29F0">
              <w:rPr>
                <w:rFonts w:eastAsia="Times" w:cs="Times"/>
                <w:szCs w:val="24"/>
              </w:rPr>
              <w:t>0</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70374452" w14:textId="316220B1" w:rsidR="5D446D11" w:rsidRPr="00ED29F0" w:rsidRDefault="5D446D11" w:rsidP="5D446D11">
            <w:r w:rsidRPr="00ED29F0">
              <w:rPr>
                <w:rFonts w:eastAsia="Times" w:cs="Times"/>
                <w:szCs w:val="24"/>
              </w:rPr>
              <w:t>0</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5FC57A23" w14:textId="580F5D11" w:rsidR="5D446D11" w:rsidRPr="00ED29F0" w:rsidRDefault="5D446D11" w:rsidP="5D446D11">
            <w:r w:rsidRPr="00ED29F0">
              <w:rPr>
                <w:rFonts w:eastAsia="Times" w:cs="Times"/>
                <w:szCs w:val="24"/>
              </w:rPr>
              <w:t>0</w:t>
            </w:r>
          </w:p>
        </w:tc>
      </w:tr>
      <w:tr w:rsidR="00ED29F0" w:rsidRPr="00ED29F0" w14:paraId="23FD4D00" w14:textId="77777777" w:rsidTr="5D446D11">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92FCE" w14:textId="7B0177B0" w:rsidR="5D446D11" w:rsidRPr="00ED29F0" w:rsidRDefault="5D446D11" w:rsidP="5D446D11">
            <w:r w:rsidRPr="00ED29F0">
              <w:rPr>
                <w:rFonts w:eastAsia="Times" w:cs="Times"/>
                <w:szCs w:val="24"/>
              </w:rPr>
              <w:t>Dashboard (PySide6)</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818C0" w14:textId="4ED00558" w:rsidR="5D446D11" w:rsidRPr="00ED29F0" w:rsidRDefault="5D446D11" w:rsidP="5D446D11">
            <w:r w:rsidRPr="00ED29F0">
              <w:rPr>
                <w:rFonts w:eastAsia="Times" w:cs="Times"/>
                <w:szCs w:val="24"/>
              </w:rPr>
              <w:t>TC-5</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6C6387FE" w14:textId="6AB1735B" w:rsidR="5D446D11" w:rsidRPr="00ED29F0" w:rsidRDefault="5D446D11" w:rsidP="5D446D11">
            <w:r w:rsidRPr="00ED29F0">
              <w:rPr>
                <w:rFonts w:eastAsia="Times" w:cs="Times"/>
                <w:szCs w:val="24"/>
              </w:rPr>
              <w:t>0</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305F2B1E" w14:textId="31928293" w:rsidR="5D446D11" w:rsidRPr="00ED29F0" w:rsidRDefault="5D446D11" w:rsidP="5D446D11">
            <w:r w:rsidRPr="00ED29F0">
              <w:rPr>
                <w:rFonts w:eastAsia="Times" w:cs="Times"/>
                <w:szCs w:val="24"/>
              </w:rPr>
              <w:t>0</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74166144" w14:textId="51697342" w:rsidR="5D446D11" w:rsidRPr="00ED29F0" w:rsidRDefault="5D446D11" w:rsidP="5D446D11">
            <w:r w:rsidRPr="00ED29F0">
              <w:rPr>
                <w:rFonts w:eastAsia="Times" w:cs="Times"/>
                <w:szCs w:val="24"/>
              </w:rPr>
              <w:t>0</w:t>
            </w:r>
          </w:p>
        </w:tc>
      </w:tr>
      <w:tr w:rsidR="00ED29F0" w:rsidRPr="00ED29F0" w14:paraId="628C7B66" w14:textId="77777777" w:rsidTr="5D446D11">
        <w:trPr>
          <w:trHeight w:val="30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E7BB44" w14:textId="4C9E1F0D" w:rsidR="5D446D11" w:rsidRPr="00ED29F0" w:rsidRDefault="5D446D11" w:rsidP="5D446D11">
            <w:r w:rsidRPr="00ED29F0">
              <w:rPr>
                <w:rFonts w:eastAsia="Times" w:cs="Times"/>
                <w:szCs w:val="24"/>
              </w:rPr>
              <w:t>Complete System (including TC-6 performance)</w:t>
            </w:r>
          </w:p>
        </w:tc>
        <w:tc>
          <w:tcPr>
            <w:tcW w:w="1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4373DB" w14:textId="774706FA" w:rsidR="5D446D11" w:rsidRPr="00ED29F0" w:rsidRDefault="5D446D11" w:rsidP="5D446D11">
            <w:r w:rsidRPr="00ED29F0">
              <w:rPr>
                <w:rFonts w:eastAsia="Times" w:cs="Times"/>
                <w:szCs w:val="24"/>
              </w:rPr>
              <w:t>TC-1 through TC-6</w:t>
            </w:r>
          </w:p>
        </w:tc>
        <w:tc>
          <w:tcPr>
            <w:tcW w:w="2130" w:type="dxa"/>
            <w:tcBorders>
              <w:top w:val="single" w:sz="8" w:space="0" w:color="auto"/>
              <w:left w:val="single" w:sz="8" w:space="0" w:color="auto"/>
              <w:bottom w:val="single" w:sz="8" w:space="0" w:color="auto"/>
              <w:right w:val="single" w:sz="8" w:space="0" w:color="auto"/>
            </w:tcBorders>
            <w:tcMar>
              <w:left w:w="108" w:type="dxa"/>
              <w:right w:w="108" w:type="dxa"/>
            </w:tcMar>
          </w:tcPr>
          <w:p w14:paraId="0698068D" w14:textId="7CB83C19" w:rsidR="5D446D11" w:rsidRPr="00ED29F0" w:rsidRDefault="5D446D11" w:rsidP="5D446D11">
            <w:r w:rsidRPr="00ED29F0">
              <w:rPr>
                <w:rFonts w:eastAsia="Times" w:cs="Times"/>
                <w:szCs w:val="24"/>
              </w:rPr>
              <w:t>0</w:t>
            </w:r>
          </w:p>
        </w:tc>
        <w:tc>
          <w:tcPr>
            <w:tcW w:w="1785" w:type="dxa"/>
            <w:tcBorders>
              <w:top w:val="single" w:sz="8" w:space="0" w:color="auto"/>
              <w:left w:val="single" w:sz="8" w:space="0" w:color="auto"/>
              <w:bottom w:val="single" w:sz="8" w:space="0" w:color="auto"/>
              <w:right w:val="single" w:sz="8" w:space="0" w:color="auto"/>
            </w:tcBorders>
            <w:tcMar>
              <w:left w:w="108" w:type="dxa"/>
              <w:right w:w="108" w:type="dxa"/>
            </w:tcMar>
          </w:tcPr>
          <w:p w14:paraId="452D7AF1" w14:textId="4B4F963E" w:rsidR="5D446D11" w:rsidRPr="00ED29F0" w:rsidRDefault="5D446D11" w:rsidP="5D446D11">
            <w:r w:rsidRPr="00ED29F0">
              <w:rPr>
                <w:rFonts w:eastAsia="Times" w:cs="Times"/>
                <w:szCs w:val="24"/>
              </w:rPr>
              <w:t>0</w:t>
            </w:r>
          </w:p>
        </w:tc>
        <w:tc>
          <w:tcPr>
            <w:tcW w:w="1650" w:type="dxa"/>
            <w:tcBorders>
              <w:top w:val="single" w:sz="8" w:space="0" w:color="auto"/>
              <w:left w:val="single" w:sz="8" w:space="0" w:color="auto"/>
              <w:bottom w:val="single" w:sz="8" w:space="0" w:color="auto"/>
              <w:right w:val="single" w:sz="8" w:space="0" w:color="auto"/>
            </w:tcBorders>
            <w:tcMar>
              <w:left w:w="108" w:type="dxa"/>
              <w:right w:w="108" w:type="dxa"/>
            </w:tcMar>
          </w:tcPr>
          <w:p w14:paraId="0C5BFB77" w14:textId="39778AEA" w:rsidR="5D446D11" w:rsidRPr="00ED29F0" w:rsidRDefault="5D446D11" w:rsidP="5D446D11">
            <w:r w:rsidRPr="00ED29F0">
              <w:rPr>
                <w:rFonts w:eastAsia="Times" w:cs="Times"/>
                <w:szCs w:val="24"/>
              </w:rPr>
              <w:t>0</w:t>
            </w:r>
          </w:p>
        </w:tc>
      </w:tr>
    </w:tbl>
    <w:p w14:paraId="5DB074E9" w14:textId="04078261" w:rsidR="5D446D11" w:rsidRPr="00ED29F0" w:rsidRDefault="00002287" w:rsidP="00002287">
      <w:pPr>
        <w:pStyle w:val="Caption"/>
        <w:rPr>
          <w:rFonts w:asciiTheme="majorBidi" w:hAnsiTheme="majorBidi" w:cstheme="majorBidi"/>
          <w:b w:val="0"/>
          <w:bCs w:val="0"/>
          <w:sz w:val="22"/>
          <w:szCs w:val="22"/>
        </w:rPr>
      </w:pPr>
      <w:bookmarkStart w:id="231" w:name="_Toc230180049"/>
      <w:bookmarkStart w:id="232" w:name="_Toc230968114"/>
      <w:r w:rsidRPr="00ED29F0">
        <w:rPr>
          <w:rFonts w:asciiTheme="majorBidi" w:hAnsiTheme="majorBidi" w:cstheme="majorBidi"/>
          <w:b w:val="0"/>
          <w:bCs w:val="0"/>
          <w:sz w:val="22"/>
          <w:szCs w:val="22"/>
        </w:rPr>
        <w:t xml:space="preserve">Table </w:t>
      </w:r>
      <w:r w:rsidRPr="00ED29F0">
        <w:rPr>
          <w:rFonts w:asciiTheme="majorBidi" w:hAnsiTheme="majorBidi" w:cstheme="majorBidi"/>
          <w:b w:val="0"/>
          <w:bCs w:val="0"/>
          <w:sz w:val="22"/>
          <w:szCs w:val="22"/>
        </w:rPr>
        <w:fldChar w:fldCharType="begin"/>
      </w:r>
      <w:r w:rsidRPr="00ED29F0">
        <w:rPr>
          <w:rFonts w:asciiTheme="majorBidi" w:hAnsiTheme="majorBidi" w:cstheme="majorBidi"/>
          <w:b w:val="0"/>
          <w:bCs w:val="0"/>
          <w:sz w:val="22"/>
          <w:szCs w:val="22"/>
        </w:rPr>
        <w:instrText xml:space="preserve"> SEQ Table \* ARABIC </w:instrText>
      </w:r>
      <w:r w:rsidRPr="00ED29F0">
        <w:rPr>
          <w:rFonts w:asciiTheme="majorBidi" w:hAnsiTheme="majorBidi" w:cstheme="majorBidi"/>
          <w:b w:val="0"/>
          <w:bCs w:val="0"/>
          <w:sz w:val="22"/>
          <w:szCs w:val="22"/>
        </w:rPr>
        <w:fldChar w:fldCharType="separate"/>
      </w:r>
      <w:r w:rsidR="001E1560">
        <w:rPr>
          <w:rFonts w:asciiTheme="majorBidi" w:hAnsiTheme="majorBidi" w:cstheme="majorBidi"/>
          <w:b w:val="0"/>
          <w:bCs w:val="0"/>
          <w:noProof/>
          <w:sz w:val="22"/>
          <w:szCs w:val="22"/>
        </w:rPr>
        <w:t>31</w:t>
      </w:r>
      <w:r w:rsidRPr="00ED29F0">
        <w:rPr>
          <w:rFonts w:asciiTheme="majorBidi" w:hAnsiTheme="majorBidi" w:cstheme="majorBidi"/>
          <w:b w:val="0"/>
          <w:bCs w:val="0"/>
          <w:sz w:val="22"/>
          <w:szCs w:val="22"/>
        </w:rPr>
        <w:fldChar w:fldCharType="end"/>
      </w:r>
      <w:r w:rsidRPr="00ED29F0">
        <w:rPr>
          <w:rFonts w:asciiTheme="majorBidi" w:hAnsiTheme="majorBidi" w:cstheme="majorBidi"/>
          <w:b w:val="0"/>
          <w:bCs w:val="0"/>
          <w:sz w:val="22"/>
          <w:szCs w:val="22"/>
        </w:rPr>
        <w:t xml:space="preserve">: Summary of </w:t>
      </w:r>
      <w:r w:rsidR="002F4508" w:rsidRPr="00ED29F0">
        <w:rPr>
          <w:rFonts w:asciiTheme="majorBidi" w:hAnsiTheme="majorBidi" w:cstheme="majorBidi"/>
          <w:b w:val="0"/>
          <w:bCs w:val="0"/>
          <w:sz w:val="22"/>
          <w:szCs w:val="22"/>
        </w:rPr>
        <w:t>A</w:t>
      </w:r>
      <w:r w:rsidRPr="00ED29F0">
        <w:rPr>
          <w:rFonts w:asciiTheme="majorBidi" w:hAnsiTheme="majorBidi" w:cstheme="majorBidi"/>
          <w:b w:val="0"/>
          <w:bCs w:val="0"/>
          <w:sz w:val="22"/>
          <w:szCs w:val="22"/>
        </w:rPr>
        <w:t xml:space="preserve">ll </w:t>
      </w:r>
      <w:r w:rsidR="002F4508" w:rsidRPr="00ED29F0">
        <w:rPr>
          <w:rFonts w:asciiTheme="majorBidi" w:hAnsiTheme="majorBidi" w:cstheme="majorBidi"/>
          <w:b w:val="0"/>
          <w:bCs w:val="0"/>
          <w:sz w:val="22"/>
          <w:szCs w:val="22"/>
        </w:rPr>
        <w:t>T</w:t>
      </w:r>
      <w:r w:rsidRPr="00ED29F0">
        <w:rPr>
          <w:rFonts w:asciiTheme="majorBidi" w:hAnsiTheme="majorBidi" w:cstheme="majorBidi"/>
          <w:b w:val="0"/>
          <w:bCs w:val="0"/>
          <w:sz w:val="22"/>
          <w:szCs w:val="22"/>
        </w:rPr>
        <w:t xml:space="preserve">est </w:t>
      </w:r>
      <w:r w:rsidR="002F4508" w:rsidRPr="00ED29F0">
        <w:rPr>
          <w:rFonts w:asciiTheme="majorBidi" w:hAnsiTheme="majorBidi" w:cstheme="majorBidi"/>
          <w:b w:val="0"/>
          <w:bCs w:val="0"/>
          <w:sz w:val="22"/>
          <w:szCs w:val="22"/>
        </w:rPr>
        <w:t>R</w:t>
      </w:r>
      <w:r w:rsidRPr="00ED29F0">
        <w:rPr>
          <w:rFonts w:asciiTheme="majorBidi" w:hAnsiTheme="majorBidi" w:cstheme="majorBidi"/>
          <w:b w:val="0"/>
          <w:bCs w:val="0"/>
          <w:sz w:val="22"/>
          <w:szCs w:val="22"/>
        </w:rPr>
        <w:t>esults</w:t>
      </w:r>
      <w:bookmarkEnd w:id="231"/>
      <w:bookmarkEnd w:id="232"/>
    </w:p>
    <w:p w14:paraId="2BD3A834" w14:textId="77777777" w:rsidR="00F219B0" w:rsidRPr="00ED29F0" w:rsidRDefault="005D0A35" w:rsidP="00F219B0">
      <w:pPr>
        <w:pStyle w:val="Heading1"/>
        <w:numPr>
          <w:ilvl w:val="0"/>
          <w:numId w:val="1"/>
        </w:numPr>
        <w:rPr>
          <w:rFonts w:asciiTheme="majorBidi" w:hAnsiTheme="majorBidi" w:cstheme="majorBidi"/>
        </w:rPr>
      </w:pPr>
      <w:bookmarkStart w:id="233" w:name="_Toc61468841"/>
      <w:bookmarkStart w:id="234" w:name="_Toc61471653"/>
      <w:bookmarkStart w:id="235" w:name="_Toc230180122"/>
      <w:bookmarkEnd w:id="211"/>
      <w:r w:rsidRPr="00ED29F0">
        <w:rPr>
          <w:rFonts w:asciiTheme="majorBidi" w:hAnsiTheme="majorBidi" w:cstheme="majorBidi"/>
        </w:rPr>
        <w:lastRenderedPageBreak/>
        <w:t>Conclusion and Future Work</w:t>
      </w:r>
      <w:bookmarkEnd w:id="233"/>
      <w:bookmarkEnd w:id="234"/>
      <w:bookmarkEnd w:id="235"/>
    </w:p>
    <w:p w14:paraId="71E8A10A" w14:textId="77777777" w:rsidR="00F219B0" w:rsidRPr="00ED29F0" w:rsidRDefault="00F219B0" w:rsidP="00DD5CF5">
      <w:pPr>
        <w:pStyle w:val="Heading2"/>
        <w:jc w:val="both"/>
        <w:rPr>
          <w:rFonts w:asciiTheme="majorBidi" w:hAnsiTheme="majorBidi" w:cstheme="majorBidi"/>
        </w:rPr>
      </w:pPr>
      <w:bookmarkStart w:id="236" w:name="_Toc61468842"/>
      <w:bookmarkStart w:id="237" w:name="_Toc61471654"/>
      <w:bookmarkStart w:id="238" w:name="_Toc230180123"/>
      <w:r w:rsidRPr="00ED29F0">
        <w:rPr>
          <w:rFonts w:asciiTheme="majorBidi" w:hAnsiTheme="majorBidi" w:cstheme="majorBidi"/>
        </w:rPr>
        <w:t>Project summary</w:t>
      </w:r>
      <w:bookmarkEnd w:id="236"/>
      <w:bookmarkEnd w:id="237"/>
      <w:bookmarkEnd w:id="238"/>
    </w:p>
    <w:p w14:paraId="33B2D061" w14:textId="2EC6CB71" w:rsidR="3CF77ACC" w:rsidRPr="00ED29F0" w:rsidRDefault="3CF77ACC" w:rsidP="3CF77ACC">
      <w:pPr>
        <w:jc w:val="both"/>
        <w:rPr>
          <w:rFonts w:asciiTheme="majorBidi" w:hAnsiTheme="majorBidi" w:cstheme="majorBidi"/>
          <w:sz w:val="22"/>
          <w:szCs w:val="22"/>
        </w:rPr>
      </w:pPr>
      <w:r w:rsidRPr="00ED29F0">
        <w:rPr>
          <w:rFonts w:asciiTheme="majorBidi" w:hAnsiTheme="majorBidi" w:cstheme="majorBidi"/>
          <w:sz w:val="22"/>
          <w:szCs w:val="22"/>
        </w:rPr>
        <w:t>This project set out to detect software-based keyloggers on Linux systems without relying on malware signatures and without compromising user privacy by capturing keystroke content. The delivered solution is a three-component pipeline: a C-based loadable kernel module for metadata collection, a Python detection daemon for feature extraction and classification, and a PySide6 graphical interface for real-time awareness. The kernel module observes input through the keyboard notifier interface and communicates with user space exclusively via Netlink, ensuring structured, low-latency delivery of non-sensitive telemetry. The daemon combines rule-based heuristics with a trained Random Forest model to classify sessions as benign or suspicious based on timing bursts, event frequency, and process association patterns. Together, these components address the problem stated in Chapter 1: unknown or adaptive keyloggers that evade signature tools can still be surfaced when their behavior deviates from normal interactive typing. Validation follows the test plan defined in Chapter 4. Six test cases cover module loading and Netlink connectivity (TC-1), privacy-by-design verification (TC-2), machine-learning detection against a simulated keylogger (TC-3), heuristic edge-case handling (TC-4), dashboard alerting (TC-5), and continuous-run performance measurement (TC-6). For this draft, preliminary outcomes are recorded as passing against design targets; formal execution in the VirtualBox test bed will replace these entries with measured accuracy, false-positive rates, latency, and CPU/memory figures. The evidence to date supports the claim that metadata-only, kernel-adjacent monitoring is feasible on Ubuntu 22.04 and that the integrated prototype provides a complete path from event observation to user-visible alert without storing typed characters or delaying normal keyboard operation.</w:t>
      </w:r>
    </w:p>
    <w:p w14:paraId="0452F277" w14:textId="482B6450" w:rsidR="3CF77ACC" w:rsidRPr="00ED29F0" w:rsidRDefault="3CF77ACC" w:rsidP="3CF77ACC">
      <w:pPr>
        <w:jc w:val="both"/>
        <w:rPr>
          <w:rFonts w:asciiTheme="majorBidi" w:hAnsiTheme="majorBidi" w:cstheme="majorBidi"/>
          <w:sz w:val="22"/>
          <w:szCs w:val="22"/>
        </w:rPr>
      </w:pPr>
    </w:p>
    <w:p w14:paraId="60A6B3E7" w14:textId="77777777" w:rsidR="00F219B0" w:rsidRPr="00ED29F0" w:rsidRDefault="00F219B0" w:rsidP="00DD5CF5">
      <w:pPr>
        <w:pStyle w:val="Heading2"/>
        <w:jc w:val="both"/>
        <w:rPr>
          <w:rFonts w:asciiTheme="majorBidi" w:hAnsiTheme="majorBidi" w:cstheme="majorBidi"/>
          <w:szCs w:val="22"/>
        </w:rPr>
      </w:pPr>
      <w:bookmarkStart w:id="239" w:name="_Toc61468843"/>
      <w:bookmarkStart w:id="240" w:name="_Toc61471655"/>
      <w:bookmarkStart w:id="241" w:name="_Toc230180124"/>
      <w:r w:rsidRPr="00ED29F0">
        <w:rPr>
          <w:rFonts w:asciiTheme="majorBidi" w:hAnsiTheme="majorBidi" w:cstheme="majorBidi"/>
        </w:rPr>
        <w:t>Problems faced and lessons learned</w:t>
      </w:r>
      <w:bookmarkEnd w:id="239"/>
      <w:bookmarkEnd w:id="240"/>
      <w:bookmarkEnd w:id="241"/>
    </w:p>
    <w:p w14:paraId="4495590C" w14:textId="2C20D384" w:rsidR="3CF77ACC" w:rsidRPr="00ED29F0" w:rsidRDefault="3CF77ACC" w:rsidP="00CE161F">
      <w:pPr>
        <w:jc w:val="both"/>
        <w:rPr>
          <w:rFonts w:asciiTheme="majorBidi" w:hAnsiTheme="majorBidi" w:cstheme="majorBidi"/>
          <w:sz w:val="22"/>
          <w:szCs w:val="22"/>
        </w:rPr>
      </w:pPr>
      <w:r w:rsidRPr="00ED29F0">
        <w:rPr>
          <w:rFonts w:asciiTheme="majorBidi" w:hAnsiTheme="majorBidi" w:cstheme="majorBidi"/>
          <w:sz w:val="22"/>
          <w:szCs w:val="22"/>
        </w:rPr>
        <w:t>Several challenges arose during the one-year development cycle. Kernel-module programming proved the steepest technical hurdle: incorrect notifier handling or Netlink buffer management initially caused system instability, requiring repeated build-test-reboot cycles in VirtualBox. Aligning documentation with the actual architecture also took effort, because early drafts mixed alternative IPC mechanisms (e.g., Procfs) with the final Netlink design. On the machine-learning side, limited availability of labeled kernel-level keylogger traces meant that training data had to be generated through controlled simulations rather than large public corpora, which constrains claims about real-world generalization. Team coordination across kernel C code, Python analytics, and GUI development required clear interface contracts for Netlink message formats and daemon-to-GUI signaling. Lessons learned include the value of privacy-by-design from the outset—restricting features to metadata simplified both ethics review and implementation—and the importance of modular boundaries between kernel, daemon, and UI layers so that components could be tested independently. We also learned that heuristic rules remain necessary alongside machine learning to handle edge cases and to improve explainability for supervisors and end users. Finally, testing kernel software demands disciplined version pinning (Ubuntu 22.04, kernel 5.15.x) and snapshot backups of virtual machines before each module load.</w:t>
      </w:r>
    </w:p>
    <w:p w14:paraId="0C322696" w14:textId="77777777" w:rsidR="00F219B0" w:rsidRPr="00ED29F0" w:rsidRDefault="00F219B0" w:rsidP="00DD5CF5">
      <w:pPr>
        <w:pStyle w:val="Heading2"/>
        <w:jc w:val="both"/>
        <w:rPr>
          <w:rFonts w:asciiTheme="majorBidi" w:hAnsiTheme="majorBidi" w:cstheme="majorBidi"/>
        </w:rPr>
      </w:pPr>
      <w:bookmarkStart w:id="242" w:name="_Toc61468844"/>
      <w:bookmarkStart w:id="243" w:name="_Toc61471656"/>
      <w:bookmarkStart w:id="244" w:name="_Toc230180125"/>
      <w:r w:rsidRPr="00ED29F0">
        <w:rPr>
          <w:rFonts w:asciiTheme="majorBidi" w:hAnsiTheme="majorBidi" w:cstheme="majorBidi"/>
        </w:rPr>
        <w:t>Future work</w:t>
      </w:r>
      <w:bookmarkEnd w:id="242"/>
      <w:bookmarkEnd w:id="243"/>
      <w:bookmarkEnd w:id="244"/>
    </w:p>
    <w:p w14:paraId="005D3520" w14:textId="0126D2D3" w:rsidR="3CF77ACC" w:rsidRPr="00ED29F0" w:rsidRDefault="3CF77ACC" w:rsidP="3CF77ACC">
      <w:pPr>
        <w:rPr>
          <w:rFonts w:asciiTheme="majorBidi" w:hAnsiTheme="majorBidi" w:cstheme="majorBidi"/>
          <w:sz w:val="22"/>
          <w:szCs w:val="18"/>
        </w:rPr>
      </w:pPr>
      <w:r w:rsidRPr="00ED29F0">
        <w:rPr>
          <w:rFonts w:asciiTheme="majorBidi" w:hAnsiTheme="majorBidi" w:cstheme="majorBidi"/>
          <w:sz w:val="22"/>
          <w:szCs w:val="18"/>
        </w:rPr>
        <w:t xml:space="preserve">Future work should begin with completing formal Chapter 4 test runs and replacing preliminary results with measured detection accuracy, false-positive and false-negative rates, end-to-end latency, and resource overhead under longer workloads. The training dataset should be expanded with additional benign workloads (office applications, terminals, games) and diverse simulated keylogger behaviors to improve model robustness. Portability studies on adjacent kernel versions and distributions would clarify how much the LKM must change when APIs evolve. Security hardening could include signed module distribution, authenticated Netlink peers, and resistance testing against adversaries that attempt to unload the monitor or flood the channel. Explainability can be improved by logging feature contributions or SHAP values for Random Forest decisions so analysts understand </w:t>
      </w:r>
      <w:r w:rsidRPr="00ED29F0">
        <w:rPr>
          <w:rFonts w:asciiTheme="majorBidi" w:hAnsiTheme="majorBidi" w:cstheme="majorBidi"/>
          <w:sz w:val="22"/>
          <w:szCs w:val="18"/>
        </w:rPr>
        <w:lastRenderedPageBreak/>
        <w:t>why an alert fired. Optional extensions—outside the current scope—include user-confirmed process quarantine, integration with system journals, hardware-keylogger awareness, and exploration of eBPF-based telemetry as a complement to the LKM for comparative evaluation. Longer term, cross-platform prototypes or online model retraining could be investigated once the Linux baseline is fully validated.</w:t>
      </w:r>
    </w:p>
    <w:p w14:paraId="48D9124E" w14:textId="43AC9E81" w:rsidR="00F219B0" w:rsidRPr="00ED29F0" w:rsidRDefault="00F219B0" w:rsidP="3CF77ACC"/>
    <w:p w14:paraId="11599D73" w14:textId="77777777" w:rsidR="00F7273D" w:rsidRPr="00ED29F0" w:rsidRDefault="00F7273D" w:rsidP="00DD5CF5">
      <w:pPr>
        <w:spacing w:line="240" w:lineRule="auto"/>
        <w:jc w:val="both"/>
        <w:rPr>
          <w:rFonts w:asciiTheme="majorBidi" w:hAnsiTheme="majorBidi" w:cstheme="majorBidi"/>
        </w:rPr>
      </w:pPr>
      <w:r w:rsidRPr="00ED29F0">
        <w:rPr>
          <w:rFonts w:asciiTheme="majorBidi" w:hAnsiTheme="majorBidi" w:cstheme="majorBidi"/>
        </w:rPr>
        <w:br w:type="page"/>
      </w:r>
    </w:p>
    <w:p w14:paraId="056D1F4B" w14:textId="269189DE" w:rsidR="00764E3D" w:rsidRPr="00ED29F0" w:rsidRDefault="00752E06" w:rsidP="00A32AA5">
      <w:pPr>
        <w:pStyle w:val="Heading1"/>
        <w:jc w:val="both"/>
        <w:rPr>
          <w:rFonts w:asciiTheme="majorBidi" w:hAnsiTheme="majorBidi" w:cstheme="majorBidi"/>
        </w:rPr>
      </w:pPr>
      <w:bookmarkStart w:id="245" w:name="_Toc61468845"/>
      <w:bookmarkStart w:id="246" w:name="_Toc61471657"/>
      <w:bookmarkStart w:id="247" w:name="_Toc230180126"/>
      <w:r w:rsidRPr="00ED29F0">
        <w:rPr>
          <w:rFonts w:asciiTheme="majorBidi" w:hAnsiTheme="majorBidi" w:cstheme="majorBidi"/>
        </w:rPr>
        <w:lastRenderedPageBreak/>
        <w:t>References</w:t>
      </w:r>
      <w:bookmarkEnd w:id="245"/>
      <w:bookmarkEnd w:id="246"/>
      <w:bookmarkEnd w:id="247"/>
    </w:p>
    <w:p w14:paraId="3507E44C" w14:textId="77777777" w:rsidR="00A32AA5" w:rsidRPr="00ED29F0" w:rsidRDefault="00A32AA5" w:rsidP="00A32AA5">
      <w:pPr>
        <w:pStyle w:val="template"/>
        <w:numPr>
          <w:ilvl w:val="0"/>
          <w:numId w:val="32"/>
        </w:numPr>
        <w:spacing w:before="240" w:after="240"/>
        <w:rPr>
          <w:rFonts w:asciiTheme="majorBidi" w:hAnsiTheme="majorBidi" w:cstheme="majorBidi"/>
          <w:iCs/>
        </w:rPr>
      </w:pPr>
      <w:r w:rsidRPr="00ED29F0">
        <w:rPr>
          <w:rFonts w:asciiTheme="majorBidi" w:hAnsiTheme="majorBidi" w:cstheme="majorBidi"/>
          <w:iCs/>
        </w:rPr>
        <w:t>Chen, J., &amp; Wang, H. (2023). AI-based detection of keylogging attacks using system call traces. IEEE Access, 11, 10532–10547.</w:t>
      </w:r>
    </w:p>
    <w:p w14:paraId="0ACDF641"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48" w:name="_ji82swrf1imy"/>
      <w:bookmarkEnd w:id="248"/>
      <w:r w:rsidRPr="00ED29F0">
        <w:rPr>
          <w:rFonts w:asciiTheme="majorBidi" w:hAnsiTheme="majorBidi" w:cstheme="majorBidi"/>
          <w:iCs/>
        </w:rPr>
        <w:t>CrowdStrike. (2024). Using artificial intelligence for real-time threat hunting and detection (Whitepaper). Retrieved from</w:t>
      </w:r>
      <w:hyperlink r:id="rId25" w:history="1">
        <w:r w:rsidRPr="00ED29F0">
          <w:rPr>
            <w:rStyle w:val="Hyperlink"/>
            <w:rFonts w:asciiTheme="majorBidi" w:hAnsiTheme="majorBidi" w:cstheme="majorBidi"/>
            <w:iCs/>
            <w:color w:val="auto"/>
          </w:rPr>
          <w:t xml:space="preserve"> https://www.crowdstrike.com/resources</w:t>
        </w:r>
      </w:hyperlink>
    </w:p>
    <w:p w14:paraId="1A6CC966"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49" w:name="_nooq1oeuco01"/>
      <w:bookmarkEnd w:id="249"/>
      <w:r w:rsidRPr="00ED29F0">
        <w:rPr>
          <w:rFonts w:asciiTheme="majorBidi" w:hAnsiTheme="majorBidi" w:cstheme="majorBidi"/>
          <w:iCs/>
        </w:rPr>
        <w:t>Microsoft. (2023). AI-driven threat detection in endpoint security (Microsoft Security Blog). Retrieved from</w:t>
      </w:r>
      <w:hyperlink r:id="rId26" w:history="1">
        <w:r w:rsidRPr="00ED29F0">
          <w:rPr>
            <w:rStyle w:val="Hyperlink"/>
            <w:rFonts w:asciiTheme="majorBidi" w:hAnsiTheme="majorBidi" w:cstheme="majorBidi"/>
            <w:iCs/>
            <w:color w:val="auto"/>
          </w:rPr>
          <w:t xml:space="preserve"> https://www.microsoft.com/security</w:t>
        </w:r>
      </w:hyperlink>
    </w:p>
    <w:p w14:paraId="5A7700DB"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50" w:name="_sjlj6esjsjfg"/>
      <w:bookmarkEnd w:id="250"/>
      <w:r w:rsidRPr="00ED29F0">
        <w:rPr>
          <w:rFonts w:asciiTheme="majorBidi" w:hAnsiTheme="majorBidi" w:cstheme="majorBidi"/>
          <w:iCs/>
        </w:rPr>
        <w:t>Sahoo, S., Pradhan, R., &amp; Mishra, D. P. (2024). A deep learning framework for detecting malicious keyloggers in Linux environments. Journal of Cybersecurity, 10(1).</w:t>
      </w:r>
    </w:p>
    <w:p w14:paraId="2268B13F"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51" w:name="_u53ebz3b14ck"/>
      <w:bookmarkEnd w:id="251"/>
      <w:r w:rsidRPr="00ED29F0">
        <w:rPr>
          <w:rFonts w:asciiTheme="majorBidi" w:hAnsiTheme="majorBidi" w:cstheme="majorBidi"/>
          <w:iCs/>
        </w:rPr>
        <w:t>SentinelOne. (2023). Behavioral AI for endpoint detection and response. SentinelLabs Technical Report. Retrieved from</w:t>
      </w:r>
      <w:hyperlink r:id="rId27" w:history="1">
        <w:r w:rsidRPr="00ED29F0">
          <w:rPr>
            <w:rStyle w:val="Hyperlink"/>
            <w:rFonts w:asciiTheme="majorBidi" w:hAnsiTheme="majorBidi" w:cstheme="majorBidi"/>
            <w:iCs/>
            <w:color w:val="auto"/>
          </w:rPr>
          <w:t xml:space="preserve"> https://www.sentinelone.com/labs</w:t>
        </w:r>
      </w:hyperlink>
    </w:p>
    <w:p w14:paraId="25646FA4"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52" w:name="_e5vbnseinhjx"/>
      <w:bookmarkEnd w:id="252"/>
      <w:r w:rsidRPr="00ED29F0">
        <w:rPr>
          <w:rFonts w:asciiTheme="majorBidi" w:hAnsiTheme="majorBidi" w:cstheme="majorBidi"/>
          <w:iCs/>
        </w:rPr>
        <w:t>Zhang, T., &amp; Wang, Y. (2022). Kernel-level anomaly detection using machine learning. Computers &amp; Security, 114, 102594. (Journal)</w:t>
      </w:r>
    </w:p>
    <w:p w14:paraId="191BB16F"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53" w:name="_g6j8oy3npsje"/>
      <w:bookmarkEnd w:id="253"/>
      <w:r w:rsidRPr="00ED29F0">
        <w:rPr>
          <w:rFonts w:asciiTheme="majorBidi" w:hAnsiTheme="majorBidi" w:cstheme="majorBidi"/>
          <w:iCs/>
        </w:rPr>
        <w:t>Aqua Security. (2024). Tracee — runtime security and forensics using eBPF. Retrieved from https://aquasecurity.github.io/tracee/ (Tracee is a practical eBPF-based runtime security tool widely used for kernel-level telemetry).</w:t>
      </w:r>
      <w:hyperlink r:id="rId28" w:history="1">
        <w:r w:rsidRPr="00ED29F0">
          <w:rPr>
            <w:rStyle w:val="Hyperlink"/>
            <w:rFonts w:asciiTheme="majorBidi" w:hAnsiTheme="majorBidi" w:cstheme="majorBidi"/>
            <w:iCs/>
            <w:color w:val="auto"/>
          </w:rPr>
          <w:t xml:space="preserve"> aquasecurity.github.io</w:t>
        </w:r>
      </w:hyperlink>
    </w:p>
    <w:p w14:paraId="5672B468"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54" w:name="_7tpq0sk05q9w"/>
      <w:bookmarkEnd w:id="254"/>
      <w:r w:rsidRPr="00ED29F0">
        <w:rPr>
          <w:rFonts w:asciiTheme="majorBidi" w:hAnsiTheme="majorBidi" w:cstheme="majorBidi"/>
          <w:iCs/>
        </w:rPr>
        <w:t>Aqua Security. (2022). Detecting and capturing kernel modules with Tracee and eBPF. Aqua Security Blog. Retrieved from</w:t>
      </w:r>
      <w:hyperlink r:id="rId29" w:history="1">
        <w:r w:rsidRPr="00ED29F0">
          <w:rPr>
            <w:rStyle w:val="Hyperlink"/>
            <w:rFonts w:asciiTheme="majorBidi" w:hAnsiTheme="majorBidi" w:cstheme="majorBidi"/>
            <w:iCs/>
            <w:color w:val="auto"/>
          </w:rPr>
          <w:t xml:space="preserve"> https://www.aquasec.com/blog/linux-security-with-tracee-and-ebpf/</w:t>
        </w:r>
      </w:hyperlink>
      <w:r w:rsidRPr="00ED29F0">
        <w:rPr>
          <w:rFonts w:asciiTheme="majorBidi" w:hAnsiTheme="majorBidi" w:cstheme="majorBidi"/>
          <w:iCs/>
        </w:rPr>
        <w:t>.</w:t>
      </w:r>
      <w:hyperlink r:id="rId30" w:history="1">
        <w:r w:rsidRPr="00ED29F0">
          <w:rPr>
            <w:rStyle w:val="Hyperlink"/>
            <w:rFonts w:asciiTheme="majorBidi" w:hAnsiTheme="majorBidi" w:cstheme="majorBidi"/>
            <w:iCs/>
            <w:color w:val="auto"/>
          </w:rPr>
          <w:t xml:space="preserve"> Aqua</w:t>
        </w:r>
      </w:hyperlink>
    </w:p>
    <w:p w14:paraId="097FE5C2" w14:textId="77777777" w:rsidR="00A32AA5" w:rsidRPr="00ED29F0" w:rsidRDefault="00A32AA5" w:rsidP="00A32AA5">
      <w:pPr>
        <w:pStyle w:val="template"/>
        <w:numPr>
          <w:ilvl w:val="0"/>
          <w:numId w:val="32"/>
        </w:numPr>
        <w:spacing w:before="240"/>
        <w:rPr>
          <w:rFonts w:asciiTheme="majorBidi" w:hAnsiTheme="majorBidi" w:cstheme="majorBidi"/>
          <w:iCs/>
        </w:rPr>
      </w:pPr>
      <w:bookmarkStart w:id="255" w:name="_i1sn5hxjjo1x"/>
      <w:bookmarkEnd w:id="255"/>
      <w:r w:rsidRPr="00ED29F0">
        <w:rPr>
          <w:rFonts w:asciiTheme="majorBidi" w:hAnsiTheme="majorBidi" w:cstheme="majorBidi"/>
          <w:iCs/>
        </w:rPr>
        <w:t>K. Huang et al. (2025). SoK: Challenges and paths toward memory safety for eBPF. (analysis of risks and verification challenges in the eBPF ecosystem). Retrieved from</w:t>
      </w:r>
      <w:hyperlink r:id="rId31" w:history="1">
        <w:r w:rsidRPr="00ED29F0">
          <w:rPr>
            <w:rStyle w:val="Hyperlink"/>
            <w:rFonts w:asciiTheme="majorBidi" w:hAnsiTheme="majorBidi" w:cstheme="majorBidi"/>
            <w:iCs/>
            <w:color w:val="auto"/>
          </w:rPr>
          <w:t xml:space="preserve"> https://nebelwelt.net/files/25Oakland.pdf</w:t>
        </w:r>
      </w:hyperlink>
      <w:r w:rsidRPr="00ED29F0">
        <w:rPr>
          <w:rFonts w:asciiTheme="majorBidi" w:hAnsiTheme="majorBidi" w:cstheme="majorBidi"/>
          <w:iCs/>
        </w:rPr>
        <w:t>.</w:t>
      </w:r>
      <w:hyperlink r:id="rId32" w:history="1">
        <w:r w:rsidRPr="00ED29F0">
          <w:rPr>
            <w:rStyle w:val="Hyperlink"/>
            <w:rFonts w:asciiTheme="majorBidi" w:hAnsiTheme="majorBidi" w:cstheme="majorBidi"/>
            <w:iCs/>
            <w:color w:val="auto"/>
          </w:rPr>
          <w:t xml:space="preserve"> nebelwelt.net</w:t>
        </w:r>
      </w:hyperlink>
    </w:p>
    <w:p w14:paraId="0A9DED24" w14:textId="77777777" w:rsidR="00A32AA5" w:rsidRDefault="00A32AA5" w:rsidP="00A32AA5">
      <w:pPr>
        <w:pStyle w:val="template"/>
        <w:numPr>
          <w:ilvl w:val="0"/>
          <w:numId w:val="32"/>
        </w:numPr>
        <w:spacing w:before="240"/>
        <w:jc w:val="both"/>
        <w:rPr>
          <w:rFonts w:asciiTheme="majorBidi" w:hAnsiTheme="majorBidi" w:cstheme="majorBidi"/>
          <w:iCs/>
        </w:rPr>
      </w:pPr>
      <w:bookmarkStart w:id="256" w:name="_30dvmrj7he8"/>
      <w:bookmarkEnd w:id="256"/>
      <w:r w:rsidRPr="00ED29F0">
        <w:rPr>
          <w:rFonts w:asciiTheme="majorBidi" w:hAnsiTheme="majorBidi" w:cstheme="majorBidi"/>
          <w:iCs/>
        </w:rPr>
        <w:t>Yu, Y. C. (2025). Kernel-level hidden rootkit detection based on eBPF. Information &amp; Computer Security (article)</w:t>
      </w:r>
    </w:p>
    <w:p w14:paraId="0B1FAFA5" w14:textId="6EBCF323" w:rsidR="003B2521" w:rsidRDefault="009C607D" w:rsidP="00A32AA5">
      <w:pPr>
        <w:pStyle w:val="template"/>
        <w:numPr>
          <w:ilvl w:val="0"/>
          <w:numId w:val="32"/>
        </w:numPr>
        <w:spacing w:before="240"/>
        <w:jc w:val="both"/>
        <w:rPr>
          <w:rFonts w:asciiTheme="majorBidi" w:hAnsiTheme="majorBidi" w:cstheme="majorBidi"/>
          <w:iCs/>
        </w:rPr>
      </w:pPr>
      <w:hyperlink r:id="rId33" w:history="1">
        <w:r w:rsidRPr="002E32B4">
          <w:rPr>
            <w:rStyle w:val="Hyperlink"/>
            <w:rFonts w:asciiTheme="majorBidi" w:hAnsiTheme="majorBidi" w:cstheme="majorBidi"/>
            <w:iCs/>
          </w:rPr>
          <w:t>https://github.com/mnp/xspy/blob/master/xspy.c</w:t>
        </w:r>
      </w:hyperlink>
    </w:p>
    <w:p w14:paraId="2A8F194A" w14:textId="4F2CE519" w:rsidR="009C607D" w:rsidRDefault="009C607D" w:rsidP="00A32AA5">
      <w:pPr>
        <w:pStyle w:val="template"/>
        <w:numPr>
          <w:ilvl w:val="0"/>
          <w:numId w:val="32"/>
        </w:numPr>
        <w:spacing w:before="240"/>
        <w:jc w:val="both"/>
        <w:rPr>
          <w:rFonts w:asciiTheme="majorBidi" w:hAnsiTheme="majorBidi" w:cstheme="majorBidi"/>
          <w:iCs/>
        </w:rPr>
      </w:pPr>
      <w:hyperlink r:id="rId34" w:history="1">
        <w:r w:rsidRPr="002E32B4">
          <w:rPr>
            <w:rStyle w:val="Hyperlink"/>
            <w:rFonts w:asciiTheme="majorBidi" w:hAnsiTheme="majorBidi" w:cstheme="majorBidi"/>
            <w:iCs/>
          </w:rPr>
          <w:t>https://github.com/lemonsqueeze/ttylogger/blob/master/ttylogger</w:t>
        </w:r>
      </w:hyperlink>
    </w:p>
    <w:p w14:paraId="2FBB2BEC" w14:textId="1C249BEF" w:rsidR="009C607D" w:rsidRDefault="009C607D" w:rsidP="00A32AA5">
      <w:pPr>
        <w:pStyle w:val="template"/>
        <w:numPr>
          <w:ilvl w:val="0"/>
          <w:numId w:val="32"/>
        </w:numPr>
        <w:spacing w:before="240"/>
        <w:jc w:val="both"/>
        <w:rPr>
          <w:rFonts w:asciiTheme="majorBidi" w:hAnsiTheme="majorBidi" w:cstheme="majorBidi"/>
          <w:iCs/>
        </w:rPr>
      </w:pPr>
      <w:hyperlink r:id="rId35" w:history="1">
        <w:r w:rsidRPr="002E32B4">
          <w:rPr>
            <w:rStyle w:val="Hyperlink"/>
            <w:rFonts w:asciiTheme="majorBidi" w:hAnsiTheme="majorBidi" w:cstheme="majorBidi"/>
            <w:iCs/>
          </w:rPr>
          <w:t>https://github.com/msam13/freeBSD_RootKitRecon</w:t>
        </w:r>
      </w:hyperlink>
    </w:p>
    <w:p w14:paraId="6F44A820" w14:textId="2044159B" w:rsidR="009C607D" w:rsidRPr="00ED29F0" w:rsidRDefault="009C607D" w:rsidP="00A32AA5">
      <w:pPr>
        <w:pStyle w:val="template"/>
        <w:numPr>
          <w:ilvl w:val="0"/>
          <w:numId w:val="32"/>
        </w:numPr>
        <w:spacing w:before="240"/>
        <w:jc w:val="both"/>
        <w:rPr>
          <w:rFonts w:asciiTheme="majorBidi" w:hAnsiTheme="majorBidi" w:cstheme="majorBidi"/>
          <w:iCs/>
        </w:rPr>
      </w:pPr>
      <w:r w:rsidRPr="009C607D">
        <w:rPr>
          <w:rFonts w:asciiTheme="majorBidi" w:hAnsiTheme="majorBidi" w:cstheme="majorBidi"/>
          <w:iCs/>
        </w:rPr>
        <w:t>https://github.com/47hxl-53r/kernel-level-keylogger/blob/main/keylogger.c</w:t>
      </w:r>
    </w:p>
    <w:p w14:paraId="74F10788" w14:textId="77777777" w:rsidR="00764E3D" w:rsidRPr="00ED29F0" w:rsidRDefault="00764E3D" w:rsidP="00DD5CF5">
      <w:pPr>
        <w:pStyle w:val="template"/>
        <w:jc w:val="both"/>
        <w:rPr>
          <w:rFonts w:asciiTheme="majorBidi" w:hAnsiTheme="majorBidi" w:cstheme="majorBidi"/>
          <w:i w:val="0"/>
        </w:rPr>
      </w:pPr>
    </w:p>
    <w:p w14:paraId="3C083098" w14:textId="77777777" w:rsidR="00752E06" w:rsidRPr="00ED29F0" w:rsidRDefault="005D0A35" w:rsidP="00DD5CF5">
      <w:pPr>
        <w:pStyle w:val="template"/>
        <w:jc w:val="both"/>
        <w:rPr>
          <w:rFonts w:asciiTheme="majorBidi" w:hAnsiTheme="majorBidi" w:cstheme="majorBidi"/>
          <w:i w:val="0"/>
        </w:rPr>
      </w:pPr>
      <w:r w:rsidRPr="00ED29F0">
        <w:rPr>
          <w:rFonts w:asciiTheme="majorBidi" w:hAnsiTheme="majorBidi" w:cstheme="majorBidi"/>
          <w:i w:val="0"/>
        </w:rPr>
        <w:br w:type="page"/>
      </w:r>
    </w:p>
    <w:p w14:paraId="213CF94F" w14:textId="77777777" w:rsidR="00C26D4D" w:rsidRPr="00ED29F0" w:rsidRDefault="00C26D4D" w:rsidP="00DD5CF5">
      <w:pPr>
        <w:pStyle w:val="Heading1"/>
        <w:numPr>
          <w:ilvl w:val="0"/>
          <w:numId w:val="10"/>
        </w:numPr>
        <w:jc w:val="both"/>
        <w:rPr>
          <w:rFonts w:asciiTheme="majorBidi" w:hAnsiTheme="majorBidi" w:cstheme="majorBidi"/>
        </w:rPr>
      </w:pPr>
      <w:bookmarkStart w:id="257" w:name="_Toc61468846"/>
      <w:bookmarkStart w:id="258" w:name="_Toc61471658"/>
      <w:bookmarkStart w:id="259" w:name="_Toc230180127"/>
      <w:r w:rsidRPr="00ED29F0">
        <w:rPr>
          <w:rFonts w:asciiTheme="majorBidi" w:hAnsiTheme="majorBidi" w:cstheme="majorBidi"/>
        </w:rPr>
        <w:lastRenderedPageBreak/>
        <w:t>Glossary</w:t>
      </w:r>
      <w:bookmarkEnd w:id="212"/>
      <w:bookmarkEnd w:id="257"/>
      <w:bookmarkEnd w:id="258"/>
      <w:bookmarkEnd w:id="259"/>
    </w:p>
    <w:tbl>
      <w:tblPr>
        <w:tblStyle w:val="TableGrid"/>
        <w:tblW w:w="0" w:type="auto"/>
        <w:tblLook w:val="04A0" w:firstRow="1" w:lastRow="0" w:firstColumn="1" w:lastColumn="0" w:noHBand="0" w:noVBand="1"/>
      </w:tblPr>
      <w:tblGrid>
        <w:gridCol w:w="2073"/>
        <w:gridCol w:w="6946"/>
      </w:tblGrid>
      <w:tr w:rsidR="00F1522A" w:rsidRPr="00F1522A" w14:paraId="1A530F1D" w14:textId="77777777" w:rsidTr="0023117E">
        <w:trPr>
          <w:trHeight w:val="283"/>
        </w:trPr>
        <w:tc>
          <w:tcPr>
            <w:tcW w:w="0" w:type="auto"/>
          </w:tcPr>
          <w:p w14:paraId="0B003262" w14:textId="237E6E1B" w:rsidR="00F1522A" w:rsidRPr="00F1522A" w:rsidRDefault="008362E8" w:rsidP="008F3199">
            <w:pPr>
              <w:pStyle w:val="template"/>
              <w:rPr>
                <w:rFonts w:asciiTheme="majorBidi" w:hAnsiTheme="majorBidi" w:cstheme="majorBidi"/>
                <w:i w:val="0"/>
              </w:rPr>
            </w:pPr>
            <w:r>
              <w:rPr>
                <w:rFonts w:asciiTheme="majorBidi" w:hAnsiTheme="majorBidi" w:cstheme="majorBidi"/>
                <w:i w:val="0"/>
              </w:rPr>
              <w:t>Term</w:t>
            </w:r>
          </w:p>
        </w:tc>
        <w:tc>
          <w:tcPr>
            <w:tcW w:w="0" w:type="auto"/>
          </w:tcPr>
          <w:p w14:paraId="21998A15" w14:textId="3C416656" w:rsidR="00F1522A" w:rsidRPr="00F1522A" w:rsidRDefault="008362E8" w:rsidP="005D2CF1">
            <w:pPr>
              <w:pStyle w:val="template"/>
              <w:jc w:val="both"/>
              <w:rPr>
                <w:rFonts w:asciiTheme="majorBidi" w:hAnsiTheme="majorBidi" w:cstheme="majorBidi"/>
                <w:i w:val="0"/>
              </w:rPr>
            </w:pPr>
            <w:r>
              <w:rPr>
                <w:rFonts w:asciiTheme="majorBidi" w:hAnsiTheme="majorBidi" w:cstheme="majorBidi"/>
                <w:i w:val="0"/>
              </w:rPr>
              <w:t>Defination</w:t>
            </w:r>
          </w:p>
        </w:tc>
      </w:tr>
      <w:tr w:rsidR="008362E8" w:rsidRPr="00F1522A" w14:paraId="3A4375FD" w14:textId="77777777" w:rsidTr="0023117E">
        <w:trPr>
          <w:trHeight w:val="283"/>
        </w:trPr>
        <w:tc>
          <w:tcPr>
            <w:tcW w:w="0" w:type="auto"/>
          </w:tcPr>
          <w:p w14:paraId="08284845" w14:textId="429E73E2" w:rsidR="008362E8" w:rsidRPr="00F1522A" w:rsidRDefault="005D2CF1" w:rsidP="008F3199">
            <w:pPr>
              <w:pStyle w:val="template"/>
              <w:rPr>
                <w:rFonts w:asciiTheme="majorBidi" w:hAnsiTheme="majorBidi" w:cstheme="majorBidi"/>
                <w:i w:val="0"/>
              </w:rPr>
            </w:pPr>
            <w:r w:rsidRPr="005D2CF1">
              <w:rPr>
                <w:rFonts w:asciiTheme="majorBidi" w:hAnsiTheme="majorBidi" w:cstheme="majorBidi"/>
                <w:i w:val="0"/>
              </w:rPr>
              <w:t>Behavioral Metadata</w:t>
            </w:r>
          </w:p>
        </w:tc>
        <w:tc>
          <w:tcPr>
            <w:tcW w:w="0" w:type="auto"/>
          </w:tcPr>
          <w:p w14:paraId="0C692F2D" w14:textId="1EA8B198" w:rsidR="008362E8" w:rsidRPr="00F1522A" w:rsidRDefault="0023117E" w:rsidP="0023117E">
            <w:pPr>
              <w:pStyle w:val="template"/>
              <w:jc w:val="both"/>
              <w:rPr>
                <w:rFonts w:asciiTheme="majorBidi" w:hAnsiTheme="majorBidi" w:cstheme="majorBidi"/>
                <w:i w:val="0"/>
              </w:rPr>
            </w:pPr>
            <w:r w:rsidRPr="0023117E">
              <w:rPr>
                <w:rFonts w:asciiTheme="majorBidi" w:hAnsiTheme="majorBidi" w:cstheme="majorBidi"/>
                <w:i w:val="0"/>
              </w:rPr>
              <w:t>Non-sensitive telemetry data derived from keyboard activity, consisting of high-resolution timestamps, event types (press/release), inter-event intervals, and process context. It explicitly avoids capturing or storing actual keystroke content, hardware keycodes, characters, or strings to enforce stringent user privacy.</w:t>
            </w:r>
          </w:p>
        </w:tc>
      </w:tr>
      <w:tr w:rsidR="008362E8" w:rsidRPr="00F1522A" w14:paraId="3EBB20DF" w14:textId="77777777" w:rsidTr="0023117E">
        <w:trPr>
          <w:trHeight w:val="283"/>
        </w:trPr>
        <w:tc>
          <w:tcPr>
            <w:tcW w:w="0" w:type="auto"/>
          </w:tcPr>
          <w:p w14:paraId="0A26A394" w14:textId="1CADDFDF" w:rsidR="008362E8" w:rsidRPr="00F1522A" w:rsidRDefault="00BF6E87" w:rsidP="008F3199">
            <w:pPr>
              <w:pStyle w:val="template"/>
              <w:rPr>
                <w:rFonts w:asciiTheme="majorBidi" w:hAnsiTheme="majorBidi" w:cstheme="majorBidi"/>
                <w:i w:val="0"/>
              </w:rPr>
            </w:pPr>
            <w:r w:rsidRPr="00BF6E87">
              <w:rPr>
                <w:rFonts w:asciiTheme="majorBidi" w:hAnsiTheme="majorBidi" w:cstheme="majorBidi"/>
                <w:i w:val="0"/>
              </w:rPr>
              <w:t>Dwell Time</w:t>
            </w:r>
          </w:p>
        </w:tc>
        <w:tc>
          <w:tcPr>
            <w:tcW w:w="0" w:type="auto"/>
          </w:tcPr>
          <w:p w14:paraId="075E10E7" w14:textId="11EA5AAE" w:rsidR="008362E8" w:rsidRPr="00F1522A" w:rsidRDefault="00BF6E87" w:rsidP="00BF6E87">
            <w:pPr>
              <w:pStyle w:val="template"/>
              <w:jc w:val="both"/>
              <w:rPr>
                <w:rFonts w:asciiTheme="majorBidi" w:hAnsiTheme="majorBidi" w:cstheme="majorBidi"/>
                <w:i w:val="0"/>
              </w:rPr>
            </w:pPr>
            <w:r w:rsidRPr="00BF6E87">
              <w:rPr>
                <w:rFonts w:asciiTheme="majorBidi" w:hAnsiTheme="majorBidi" w:cstheme="majorBidi"/>
                <w:i w:val="0"/>
              </w:rPr>
              <w:t>A calculated behavioral metric representing the keystroke duration, which is determined by matching a key press to its corresponding release.</w:t>
            </w:r>
          </w:p>
        </w:tc>
      </w:tr>
      <w:tr w:rsidR="008362E8" w:rsidRPr="00F1522A" w14:paraId="39FA372A" w14:textId="77777777" w:rsidTr="0023117E">
        <w:trPr>
          <w:trHeight w:val="283"/>
        </w:trPr>
        <w:tc>
          <w:tcPr>
            <w:tcW w:w="0" w:type="auto"/>
          </w:tcPr>
          <w:p w14:paraId="6D149927" w14:textId="2E81CFAB" w:rsidR="008362E8" w:rsidRPr="00F1522A" w:rsidRDefault="00916346" w:rsidP="008F3199">
            <w:pPr>
              <w:pStyle w:val="template"/>
              <w:rPr>
                <w:rFonts w:asciiTheme="majorBidi" w:hAnsiTheme="majorBidi" w:cstheme="majorBidi"/>
                <w:i w:val="0"/>
              </w:rPr>
            </w:pPr>
            <w:r w:rsidRPr="00916346">
              <w:rPr>
                <w:rFonts w:asciiTheme="majorBidi" w:hAnsiTheme="majorBidi" w:cstheme="majorBidi"/>
                <w:i w:val="0"/>
              </w:rPr>
              <w:t>eBPF (Extended Berkeley Packet Filter)</w:t>
            </w:r>
          </w:p>
        </w:tc>
        <w:tc>
          <w:tcPr>
            <w:tcW w:w="0" w:type="auto"/>
          </w:tcPr>
          <w:p w14:paraId="4A445192" w14:textId="69E7F2D3" w:rsidR="008362E8" w:rsidRPr="00F1522A" w:rsidRDefault="00916346" w:rsidP="00916346">
            <w:pPr>
              <w:pStyle w:val="template"/>
              <w:jc w:val="both"/>
              <w:rPr>
                <w:rFonts w:asciiTheme="majorBidi" w:hAnsiTheme="majorBidi" w:cstheme="majorBidi"/>
                <w:i w:val="0"/>
              </w:rPr>
            </w:pPr>
            <w:r w:rsidRPr="00916346">
              <w:rPr>
                <w:rFonts w:asciiTheme="majorBidi" w:hAnsiTheme="majorBidi" w:cstheme="majorBidi"/>
                <w:i w:val="0"/>
              </w:rPr>
              <w:t>An observability framework ecosystem within the Linux kernel that provides high-fidelity, low-overhead visibility into system calls and kernel events. It establishes a practical telemetry foundation for machine learning models that require kernel-level signals.</w:t>
            </w:r>
          </w:p>
        </w:tc>
      </w:tr>
      <w:tr w:rsidR="008362E8" w:rsidRPr="00F1522A" w14:paraId="2CA76D4C" w14:textId="77777777" w:rsidTr="0023117E">
        <w:trPr>
          <w:trHeight w:val="283"/>
        </w:trPr>
        <w:tc>
          <w:tcPr>
            <w:tcW w:w="0" w:type="auto"/>
          </w:tcPr>
          <w:p w14:paraId="727AB45B" w14:textId="780CBAF0" w:rsidR="008362E8" w:rsidRPr="00F1522A" w:rsidRDefault="00916346" w:rsidP="008F3199">
            <w:pPr>
              <w:pStyle w:val="template"/>
              <w:rPr>
                <w:rFonts w:asciiTheme="majorBidi" w:hAnsiTheme="majorBidi" w:cstheme="majorBidi"/>
                <w:i w:val="0"/>
              </w:rPr>
            </w:pPr>
            <w:r w:rsidRPr="00916346">
              <w:rPr>
                <w:rFonts w:asciiTheme="majorBidi" w:hAnsiTheme="majorBidi" w:cstheme="majorBidi"/>
                <w:i w:val="0"/>
              </w:rPr>
              <w:t>EPS (Events Per Second)</w:t>
            </w:r>
          </w:p>
        </w:tc>
        <w:tc>
          <w:tcPr>
            <w:tcW w:w="0" w:type="auto"/>
          </w:tcPr>
          <w:p w14:paraId="686603AA" w14:textId="1E4C645B" w:rsidR="008362E8" w:rsidRPr="00F1522A" w:rsidRDefault="00916346" w:rsidP="00916346">
            <w:pPr>
              <w:pStyle w:val="template"/>
              <w:jc w:val="both"/>
              <w:rPr>
                <w:rFonts w:asciiTheme="majorBidi" w:hAnsiTheme="majorBidi" w:cstheme="majorBidi"/>
                <w:i w:val="0"/>
              </w:rPr>
            </w:pPr>
            <w:r w:rsidRPr="00916346">
              <w:rPr>
                <w:rFonts w:asciiTheme="majorBidi" w:hAnsiTheme="majorBidi" w:cstheme="majorBidi"/>
                <w:i w:val="0"/>
              </w:rPr>
              <w:t>A statistical feature extracted from raw telemetry representing the total keyboard input events measured within a specific time window. The detection engine utilizes this metric to analyze per-process behavioral statistics and generate targeted anomaly scores.</w:t>
            </w:r>
          </w:p>
        </w:tc>
      </w:tr>
      <w:tr w:rsidR="008362E8" w:rsidRPr="00F1522A" w14:paraId="2201695C" w14:textId="77777777" w:rsidTr="0023117E">
        <w:trPr>
          <w:trHeight w:val="283"/>
        </w:trPr>
        <w:tc>
          <w:tcPr>
            <w:tcW w:w="0" w:type="auto"/>
          </w:tcPr>
          <w:p w14:paraId="7F901FE2" w14:textId="3340DE15" w:rsidR="008362E8" w:rsidRPr="007615B0" w:rsidRDefault="007615B0" w:rsidP="008F3199">
            <w:pPr>
              <w:pStyle w:val="template"/>
              <w:rPr>
                <w:rFonts w:asciiTheme="majorBidi" w:hAnsiTheme="majorBidi" w:cstheme="majorBidi"/>
                <w:i w:val="0"/>
              </w:rPr>
            </w:pPr>
            <w:r w:rsidRPr="007615B0">
              <w:rPr>
                <w:rFonts w:asciiTheme="majorBidi" w:hAnsiTheme="majorBidi" w:cstheme="majorBidi"/>
                <w:i w:val="0"/>
              </w:rPr>
              <w:t>Flight Time</w:t>
            </w:r>
          </w:p>
        </w:tc>
        <w:tc>
          <w:tcPr>
            <w:tcW w:w="0" w:type="auto"/>
          </w:tcPr>
          <w:p w14:paraId="57242DE4" w14:textId="6F78E5CE" w:rsidR="008362E8" w:rsidRPr="00F1522A" w:rsidRDefault="007615B0" w:rsidP="007615B0">
            <w:pPr>
              <w:pStyle w:val="template"/>
              <w:jc w:val="both"/>
              <w:rPr>
                <w:rFonts w:asciiTheme="majorBidi" w:hAnsiTheme="majorBidi" w:cstheme="majorBidi"/>
                <w:i w:val="0"/>
              </w:rPr>
            </w:pPr>
            <w:r w:rsidRPr="007615B0">
              <w:rPr>
                <w:rFonts w:asciiTheme="majorBidi" w:hAnsiTheme="majorBidi" w:cstheme="majorBidi"/>
                <w:i w:val="0"/>
              </w:rPr>
              <w:t>A calculated behavioral metric that measures the time duration between consecutive key presses</w:t>
            </w:r>
          </w:p>
        </w:tc>
      </w:tr>
      <w:tr w:rsidR="008362E8" w:rsidRPr="00F1522A" w14:paraId="0CF405B9" w14:textId="77777777" w:rsidTr="0023117E">
        <w:trPr>
          <w:trHeight w:val="283"/>
        </w:trPr>
        <w:tc>
          <w:tcPr>
            <w:tcW w:w="0" w:type="auto"/>
          </w:tcPr>
          <w:p w14:paraId="4BD38792" w14:textId="7774A2A0" w:rsidR="008362E8" w:rsidRPr="00F1522A" w:rsidRDefault="007615B0" w:rsidP="008F3199">
            <w:pPr>
              <w:pStyle w:val="template"/>
              <w:rPr>
                <w:rFonts w:asciiTheme="majorBidi" w:hAnsiTheme="majorBidi" w:cstheme="majorBidi"/>
                <w:i w:val="0"/>
              </w:rPr>
            </w:pPr>
            <w:r w:rsidRPr="007615B0">
              <w:rPr>
                <w:rFonts w:asciiTheme="majorBidi" w:hAnsiTheme="majorBidi" w:cstheme="majorBidi"/>
                <w:i w:val="0"/>
              </w:rPr>
              <w:t>Heuristic Rules</w:t>
            </w:r>
          </w:p>
        </w:tc>
        <w:tc>
          <w:tcPr>
            <w:tcW w:w="0" w:type="auto"/>
          </w:tcPr>
          <w:p w14:paraId="0D04D1DF" w14:textId="5661B602" w:rsidR="008362E8" w:rsidRPr="00F1522A" w:rsidRDefault="007615B0" w:rsidP="007615B0">
            <w:pPr>
              <w:pStyle w:val="template"/>
              <w:jc w:val="both"/>
              <w:rPr>
                <w:rFonts w:asciiTheme="majorBidi" w:hAnsiTheme="majorBidi" w:cstheme="majorBidi"/>
                <w:i w:val="0"/>
              </w:rPr>
            </w:pPr>
            <w:r w:rsidRPr="007615B0">
              <w:rPr>
                <w:rFonts w:asciiTheme="majorBidi" w:hAnsiTheme="majorBidi" w:cstheme="majorBidi"/>
                <w:i w:val="0"/>
              </w:rPr>
              <w:t>Rule-based algorithms, such as Rapid Typing, Burst Pattern, and Unknown Process Detection, utilized to provide supporting signals and handle edge cases where machine learning models require additional context. These algorithms produce discrete boolean flags that can supplement a machine learning anomaly score or act as an override to escalate classifications.</w:t>
            </w:r>
          </w:p>
        </w:tc>
      </w:tr>
      <w:tr w:rsidR="008362E8" w:rsidRPr="00F1522A" w14:paraId="58EE43EE" w14:textId="77777777" w:rsidTr="0023117E">
        <w:trPr>
          <w:trHeight w:val="283"/>
        </w:trPr>
        <w:tc>
          <w:tcPr>
            <w:tcW w:w="0" w:type="auto"/>
          </w:tcPr>
          <w:p w14:paraId="15FDFD6E" w14:textId="4B70AEA7" w:rsidR="008362E8" w:rsidRPr="00F1522A" w:rsidRDefault="008F3199" w:rsidP="008F3199">
            <w:pPr>
              <w:pStyle w:val="template"/>
              <w:rPr>
                <w:rFonts w:asciiTheme="majorBidi" w:hAnsiTheme="majorBidi" w:cstheme="majorBidi"/>
                <w:i w:val="0"/>
              </w:rPr>
            </w:pPr>
            <w:r w:rsidRPr="008F3199">
              <w:rPr>
                <w:rFonts w:asciiTheme="majorBidi" w:hAnsiTheme="majorBidi" w:cstheme="majorBidi"/>
                <w:i w:val="0"/>
              </w:rPr>
              <w:t>IPC (Inter-Process Communication)</w:t>
            </w:r>
          </w:p>
        </w:tc>
        <w:tc>
          <w:tcPr>
            <w:tcW w:w="0" w:type="auto"/>
          </w:tcPr>
          <w:p w14:paraId="4BF03356" w14:textId="42397295" w:rsidR="008362E8" w:rsidRPr="00F1522A" w:rsidRDefault="008F3199" w:rsidP="008F3199">
            <w:pPr>
              <w:pStyle w:val="template"/>
              <w:jc w:val="both"/>
              <w:rPr>
                <w:rFonts w:asciiTheme="majorBidi" w:hAnsiTheme="majorBidi" w:cstheme="majorBidi"/>
                <w:i w:val="0"/>
              </w:rPr>
            </w:pPr>
            <w:r w:rsidRPr="008F3199">
              <w:rPr>
                <w:rFonts w:asciiTheme="majorBidi" w:hAnsiTheme="majorBidi" w:cstheme="majorBidi"/>
                <w:i w:val="0"/>
              </w:rPr>
              <w:t>Mechanisms used to transfer data between system components, such as local sockets or shared signals used for communication between the user-space daemon and the graphical user interface.</w:t>
            </w:r>
          </w:p>
        </w:tc>
      </w:tr>
      <w:tr w:rsidR="008362E8" w:rsidRPr="00F1522A" w14:paraId="3669E2A2" w14:textId="77777777" w:rsidTr="0023117E">
        <w:trPr>
          <w:trHeight w:val="283"/>
        </w:trPr>
        <w:tc>
          <w:tcPr>
            <w:tcW w:w="0" w:type="auto"/>
          </w:tcPr>
          <w:p w14:paraId="4ABB579B" w14:textId="1E509E7A" w:rsidR="008362E8" w:rsidRPr="00F1522A" w:rsidRDefault="008F3199" w:rsidP="008F3199">
            <w:pPr>
              <w:pStyle w:val="template"/>
              <w:rPr>
                <w:rFonts w:asciiTheme="majorBidi" w:hAnsiTheme="majorBidi" w:cstheme="majorBidi"/>
                <w:i w:val="0"/>
              </w:rPr>
            </w:pPr>
            <w:r w:rsidRPr="008F3199">
              <w:rPr>
                <w:rFonts w:asciiTheme="majorBidi" w:hAnsiTheme="majorBidi" w:cstheme="majorBidi"/>
                <w:i w:val="0"/>
              </w:rPr>
              <w:t>Keyboard Notifier Chain</w:t>
            </w:r>
          </w:p>
        </w:tc>
        <w:tc>
          <w:tcPr>
            <w:tcW w:w="0" w:type="auto"/>
          </w:tcPr>
          <w:p w14:paraId="101CA81C" w14:textId="4DE5A1C6" w:rsidR="008362E8" w:rsidRPr="00F1522A" w:rsidRDefault="008F3199" w:rsidP="008F3199">
            <w:pPr>
              <w:pStyle w:val="template"/>
              <w:jc w:val="both"/>
              <w:rPr>
                <w:rFonts w:asciiTheme="majorBidi" w:hAnsiTheme="majorBidi" w:cstheme="majorBidi"/>
                <w:i w:val="0"/>
              </w:rPr>
            </w:pPr>
            <w:r w:rsidRPr="008F3199">
              <w:rPr>
                <w:rFonts w:asciiTheme="majorBidi" w:hAnsiTheme="majorBidi" w:cstheme="majorBidi"/>
                <w:i w:val="0"/>
              </w:rPr>
              <w:t>A Linux kernel interface that the loadable kernel module registers with to observe input events and intercept hardware keyboard interrupts</w:t>
            </w:r>
          </w:p>
        </w:tc>
      </w:tr>
      <w:tr w:rsidR="008362E8" w:rsidRPr="00F1522A" w14:paraId="22115463" w14:textId="77777777" w:rsidTr="0023117E">
        <w:trPr>
          <w:trHeight w:val="283"/>
        </w:trPr>
        <w:tc>
          <w:tcPr>
            <w:tcW w:w="0" w:type="auto"/>
          </w:tcPr>
          <w:p w14:paraId="6AE88209" w14:textId="28B547AE" w:rsidR="008362E8" w:rsidRPr="00F1522A" w:rsidRDefault="00457943" w:rsidP="00457943">
            <w:pPr>
              <w:pStyle w:val="template"/>
              <w:rPr>
                <w:rFonts w:asciiTheme="majorBidi" w:hAnsiTheme="majorBidi" w:cstheme="majorBidi"/>
                <w:i w:val="0"/>
              </w:rPr>
            </w:pPr>
            <w:r w:rsidRPr="00457943">
              <w:rPr>
                <w:rFonts w:asciiTheme="majorBidi" w:hAnsiTheme="majorBidi" w:cstheme="majorBidi"/>
                <w:i w:val="0"/>
              </w:rPr>
              <w:t>LKM (Loadable Kernel Module)</w:t>
            </w:r>
          </w:p>
        </w:tc>
        <w:tc>
          <w:tcPr>
            <w:tcW w:w="0" w:type="auto"/>
          </w:tcPr>
          <w:p w14:paraId="74D1720D" w14:textId="1F959DA3" w:rsidR="008362E8" w:rsidRPr="00F1522A" w:rsidRDefault="00457943" w:rsidP="00457943">
            <w:pPr>
              <w:pStyle w:val="template"/>
              <w:jc w:val="both"/>
              <w:rPr>
                <w:rFonts w:asciiTheme="majorBidi" w:hAnsiTheme="majorBidi" w:cstheme="majorBidi"/>
                <w:i w:val="0"/>
              </w:rPr>
            </w:pPr>
            <w:r w:rsidRPr="00457943">
              <w:rPr>
                <w:rFonts w:asciiTheme="majorBidi" w:hAnsiTheme="majorBidi" w:cstheme="majorBidi"/>
                <w:i w:val="0"/>
              </w:rPr>
              <w:t>A C-based kernel-level monitoring module that registers with the keyboard notifier chain to observe input events and extract behavioral metadata. It operates with strict, near-zero latency overhead without recording keystroke content or modifying input, and can be dynamically inserted into or removed from live kernel memory without a system reboot.</w:t>
            </w:r>
          </w:p>
        </w:tc>
      </w:tr>
      <w:tr w:rsidR="008362E8" w:rsidRPr="00F1522A" w14:paraId="46DA1473" w14:textId="77777777" w:rsidTr="0023117E">
        <w:trPr>
          <w:trHeight w:val="283"/>
        </w:trPr>
        <w:tc>
          <w:tcPr>
            <w:tcW w:w="0" w:type="auto"/>
          </w:tcPr>
          <w:p w14:paraId="3ABEE701" w14:textId="0A893646" w:rsidR="008362E8" w:rsidRPr="00F1522A" w:rsidRDefault="00457943" w:rsidP="00457943">
            <w:pPr>
              <w:pStyle w:val="template"/>
              <w:rPr>
                <w:rFonts w:asciiTheme="majorBidi" w:hAnsiTheme="majorBidi" w:cstheme="majorBidi"/>
                <w:i w:val="0"/>
              </w:rPr>
            </w:pPr>
            <w:r w:rsidRPr="00457943">
              <w:rPr>
                <w:rFonts w:asciiTheme="majorBidi" w:hAnsiTheme="majorBidi" w:cstheme="majorBidi"/>
                <w:i w:val="0"/>
              </w:rPr>
              <w:t>Netlink (Sockets)</w:t>
            </w:r>
          </w:p>
        </w:tc>
        <w:tc>
          <w:tcPr>
            <w:tcW w:w="0" w:type="auto"/>
          </w:tcPr>
          <w:p w14:paraId="48B0EF53" w14:textId="68EE7DA2" w:rsidR="008362E8" w:rsidRPr="00F1522A" w:rsidRDefault="00C93038" w:rsidP="00C93038">
            <w:pPr>
              <w:pStyle w:val="template"/>
              <w:jc w:val="both"/>
              <w:rPr>
                <w:rFonts w:asciiTheme="majorBidi" w:hAnsiTheme="majorBidi" w:cstheme="majorBidi"/>
                <w:i w:val="0"/>
              </w:rPr>
            </w:pPr>
            <w:r w:rsidRPr="00C93038">
              <w:rPr>
                <w:rFonts w:asciiTheme="majorBidi" w:hAnsiTheme="majorBidi" w:cstheme="majorBidi"/>
                <w:i w:val="0"/>
              </w:rPr>
              <w:t>A low-latency kernel-to-user-space communication protocol utilized to establish a real-time bidirectional communication channel. It is used to transmit structured behavioral metadata payloads from the kernel module to the user-space detection daemon.</w:t>
            </w:r>
          </w:p>
        </w:tc>
      </w:tr>
      <w:tr w:rsidR="008362E8" w:rsidRPr="00F1522A" w14:paraId="17B348A3" w14:textId="77777777" w:rsidTr="0023117E">
        <w:trPr>
          <w:trHeight w:val="283"/>
        </w:trPr>
        <w:tc>
          <w:tcPr>
            <w:tcW w:w="0" w:type="auto"/>
          </w:tcPr>
          <w:p w14:paraId="74748571" w14:textId="05103AD5" w:rsidR="008362E8" w:rsidRPr="00F1522A" w:rsidRDefault="00C93038" w:rsidP="00C93038">
            <w:pPr>
              <w:pStyle w:val="template"/>
              <w:rPr>
                <w:rFonts w:asciiTheme="majorBidi" w:hAnsiTheme="majorBidi" w:cstheme="majorBidi"/>
                <w:i w:val="0"/>
              </w:rPr>
            </w:pPr>
            <w:r w:rsidRPr="00C93038">
              <w:rPr>
                <w:rFonts w:asciiTheme="majorBidi" w:hAnsiTheme="majorBidi" w:cstheme="majorBidi"/>
                <w:i w:val="0"/>
              </w:rPr>
              <w:t>PID (Process Identifier)</w:t>
            </w:r>
          </w:p>
        </w:tc>
        <w:tc>
          <w:tcPr>
            <w:tcW w:w="0" w:type="auto"/>
          </w:tcPr>
          <w:p w14:paraId="35304426" w14:textId="70457C22" w:rsidR="008362E8" w:rsidRPr="00F1522A" w:rsidRDefault="00C93038" w:rsidP="00C93038">
            <w:pPr>
              <w:pStyle w:val="template"/>
              <w:jc w:val="both"/>
              <w:rPr>
                <w:rFonts w:asciiTheme="majorBidi" w:hAnsiTheme="majorBidi" w:cstheme="majorBidi"/>
                <w:i w:val="0"/>
              </w:rPr>
            </w:pPr>
            <w:r w:rsidRPr="00C93038">
              <w:rPr>
                <w:rFonts w:asciiTheme="majorBidi" w:hAnsiTheme="majorBidi" w:cstheme="majorBidi"/>
                <w:i w:val="0"/>
              </w:rPr>
              <w:t>An identifier associated with the active process context currently holding the keyboard focus during an input event. The detection system groups statistical averages by PID to build a behavioral profile of the application being typed into and attribute anomaly scores to specific processes.</w:t>
            </w:r>
          </w:p>
        </w:tc>
      </w:tr>
      <w:tr w:rsidR="008362E8" w:rsidRPr="00F1522A" w14:paraId="08206989" w14:textId="77777777" w:rsidTr="0023117E">
        <w:trPr>
          <w:trHeight w:val="283"/>
        </w:trPr>
        <w:tc>
          <w:tcPr>
            <w:tcW w:w="0" w:type="auto"/>
          </w:tcPr>
          <w:p w14:paraId="132AFA28" w14:textId="219D6876" w:rsidR="008362E8" w:rsidRPr="00F1522A" w:rsidRDefault="00C93038" w:rsidP="00C93038">
            <w:pPr>
              <w:pStyle w:val="template"/>
              <w:rPr>
                <w:rFonts w:asciiTheme="majorBidi" w:hAnsiTheme="majorBidi" w:cstheme="majorBidi"/>
                <w:i w:val="0"/>
              </w:rPr>
            </w:pPr>
            <w:r w:rsidRPr="00C93038">
              <w:rPr>
                <w:rFonts w:asciiTheme="majorBidi" w:hAnsiTheme="majorBidi" w:cstheme="majorBidi"/>
                <w:i w:val="0"/>
              </w:rPr>
              <w:t>procfs (/proc)</w:t>
            </w:r>
          </w:p>
        </w:tc>
        <w:tc>
          <w:tcPr>
            <w:tcW w:w="0" w:type="auto"/>
          </w:tcPr>
          <w:p w14:paraId="72CB9BAE" w14:textId="4FE50484" w:rsidR="008362E8" w:rsidRPr="00F1522A" w:rsidRDefault="00387BB4" w:rsidP="00387BB4">
            <w:pPr>
              <w:pStyle w:val="template"/>
              <w:jc w:val="both"/>
              <w:rPr>
                <w:rFonts w:asciiTheme="majorBidi" w:hAnsiTheme="majorBidi" w:cstheme="majorBidi"/>
                <w:i w:val="0"/>
              </w:rPr>
            </w:pPr>
            <w:r w:rsidRPr="00387BB4">
              <w:rPr>
                <w:rFonts w:asciiTheme="majorBidi" w:hAnsiTheme="majorBidi" w:cstheme="majorBidi"/>
                <w:i w:val="0"/>
              </w:rPr>
              <w:t>A virtual filesystem in Linux that exposes operational status files. The system dashboard periodically reads from the /proc/modules filesystem to verify the presence of the loaded kernel module and queries OS metrics for CPU and RAM consumption.</w:t>
            </w:r>
          </w:p>
        </w:tc>
      </w:tr>
      <w:tr w:rsidR="008362E8" w:rsidRPr="00F1522A" w14:paraId="64DD6BFC" w14:textId="77777777" w:rsidTr="0023117E">
        <w:trPr>
          <w:trHeight w:val="283"/>
        </w:trPr>
        <w:tc>
          <w:tcPr>
            <w:tcW w:w="0" w:type="auto"/>
          </w:tcPr>
          <w:p w14:paraId="76EE8EB6" w14:textId="111835D8" w:rsidR="008362E8" w:rsidRPr="00F1522A" w:rsidRDefault="00387BB4" w:rsidP="00387BB4">
            <w:pPr>
              <w:pStyle w:val="template"/>
              <w:rPr>
                <w:rFonts w:asciiTheme="majorBidi" w:hAnsiTheme="majorBidi" w:cstheme="majorBidi"/>
                <w:i w:val="0"/>
              </w:rPr>
            </w:pPr>
            <w:r w:rsidRPr="00387BB4">
              <w:rPr>
                <w:rFonts w:asciiTheme="majorBidi" w:hAnsiTheme="majorBidi" w:cstheme="majorBidi"/>
                <w:i w:val="0"/>
              </w:rPr>
              <w:t>PySide6</w:t>
            </w:r>
          </w:p>
        </w:tc>
        <w:tc>
          <w:tcPr>
            <w:tcW w:w="0" w:type="auto"/>
          </w:tcPr>
          <w:p w14:paraId="38E5D9B3" w14:textId="50AFE304" w:rsidR="008362E8" w:rsidRPr="00F1522A" w:rsidRDefault="00387BB4" w:rsidP="00387BB4">
            <w:pPr>
              <w:pStyle w:val="template"/>
              <w:jc w:val="both"/>
              <w:rPr>
                <w:rFonts w:asciiTheme="majorBidi" w:hAnsiTheme="majorBidi" w:cstheme="majorBidi"/>
                <w:i w:val="0"/>
              </w:rPr>
            </w:pPr>
            <w:r w:rsidRPr="00387BB4">
              <w:rPr>
                <w:rFonts w:asciiTheme="majorBidi" w:hAnsiTheme="majorBidi" w:cstheme="majorBidi"/>
                <w:i w:val="0"/>
              </w:rPr>
              <w:t>A Python library for the Qt framework strictly utilized to construct the native desktop dashboard and interactive graphical user interface. It renders real-time data visualizations, animated charts, and alert notifications.</w:t>
            </w:r>
          </w:p>
        </w:tc>
      </w:tr>
      <w:tr w:rsidR="008362E8" w:rsidRPr="00F1522A" w14:paraId="780BFDD7" w14:textId="77777777" w:rsidTr="0023117E">
        <w:trPr>
          <w:trHeight w:val="283"/>
        </w:trPr>
        <w:tc>
          <w:tcPr>
            <w:tcW w:w="0" w:type="auto"/>
          </w:tcPr>
          <w:p w14:paraId="0AE4B9BB" w14:textId="2433661D" w:rsidR="008362E8" w:rsidRPr="00F1522A" w:rsidRDefault="00387BB4" w:rsidP="00387BB4">
            <w:pPr>
              <w:pStyle w:val="template"/>
              <w:rPr>
                <w:rFonts w:asciiTheme="majorBidi" w:hAnsiTheme="majorBidi" w:cstheme="majorBidi"/>
                <w:i w:val="0"/>
              </w:rPr>
            </w:pPr>
            <w:r w:rsidRPr="00387BB4">
              <w:rPr>
                <w:rFonts w:asciiTheme="majorBidi" w:hAnsiTheme="majorBidi" w:cstheme="majorBidi"/>
                <w:i w:val="0"/>
              </w:rPr>
              <w:t>Random Forest Classifier</w:t>
            </w:r>
          </w:p>
        </w:tc>
        <w:tc>
          <w:tcPr>
            <w:tcW w:w="0" w:type="auto"/>
          </w:tcPr>
          <w:p w14:paraId="03B5FF33" w14:textId="36BE38B5" w:rsidR="008362E8" w:rsidRPr="00F1522A" w:rsidRDefault="000D369B" w:rsidP="000D369B">
            <w:pPr>
              <w:pStyle w:val="template"/>
              <w:jc w:val="both"/>
              <w:rPr>
                <w:rFonts w:asciiTheme="majorBidi" w:hAnsiTheme="majorBidi" w:cstheme="majorBidi"/>
                <w:i w:val="0"/>
              </w:rPr>
            </w:pPr>
            <w:r w:rsidRPr="000D369B">
              <w:rPr>
                <w:rFonts w:asciiTheme="majorBidi" w:hAnsiTheme="majorBidi" w:cstheme="majorBidi"/>
                <w:i w:val="0"/>
              </w:rPr>
              <w:t>A lightweight machine learning algorithm deployed within the user-space daemon to perform behavioral anomaly detection. It categorizes sessions as benign or suspicious by identifying patterns that deviate from previously learned normal behavior baselines.</w:t>
            </w:r>
          </w:p>
        </w:tc>
      </w:tr>
      <w:tr w:rsidR="008362E8" w:rsidRPr="00F1522A" w14:paraId="00937B23" w14:textId="77777777" w:rsidTr="0023117E">
        <w:trPr>
          <w:trHeight w:val="283"/>
        </w:trPr>
        <w:tc>
          <w:tcPr>
            <w:tcW w:w="0" w:type="auto"/>
          </w:tcPr>
          <w:p w14:paraId="2542843B" w14:textId="656F5CAA" w:rsidR="008362E8" w:rsidRPr="00F1522A" w:rsidRDefault="000D369B" w:rsidP="000D369B">
            <w:pPr>
              <w:pStyle w:val="template"/>
              <w:rPr>
                <w:rFonts w:asciiTheme="majorBidi" w:hAnsiTheme="majorBidi" w:cstheme="majorBidi"/>
                <w:i w:val="0"/>
              </w:rPr>
            </w:pPr>
            <w:r w:rsidRPr="000D369B">
              <w:rPr>
                <w:rFonts w:asciiTheme="majorBidi" w:hAnsiTheme="majorBidi" w:cstheme="majorBidi"/>
                <w:i w:val="0"/>
              </w:rPr>
              <w:t>Tracee</w:t>
            </w:r>
          </w:p>
        </w:tc>
        <w:tc>
          <w:tcPr>
            <w:tcW w:w="0" w:type="auto"/>
          </w:tcPr>
          <w:p w14:paraId="03D7959E" w14:textId="390DD65D" w:rsidR="008362E8" w:rsidRPr="00F1522A" w:rsidRDefault="000D369B" w:rsidP="000D369B">
            <w:pPr>
              <w:pStyle w:val="template"/>
              <w:jc w:val="both"/>
              <w:rPr>
                <w:rFonts w:asciiTheme="majorBidi" w:hAnsiTheme="majorBidi" w:cstheme="majorBidi"/>
                <w:i w:val="0"/>
              </w:rPr>
            </w:pPr>
            <w:r w:rsidRPr="000D369B">
              <w:rPr>
                <w:rFonts w:asciiTheme="majorBidi" w:hAnsiTheme="majorBidi" w:cstheme="majorBidi"/>
                <w:i w:val="0"/>
              </w:rPr>
              <w:t>A practical eBPF-based runtime security and forensics tool widely used to provide visibility into system calls and kernel-level telemetry.</w:t>
            </w:r>
          </w:p>
        </w:tc>
      </w:tr>
    </w:tbl>
    <w:p w14:paraId="7C5EE54F" w14:textId="77777777" w:rsidR="00752E06" w:rsidRPr="00ED29F0" w:rsidRDefault="00E7380B" w:rsidP="00DD5CF5">
      <w:pPr>
        <w:pStyle w:val="Heading1"/>
        <w:numPr>
          <w:ilvl w:val="0"/>
          <w:numId w:val="10"/>
        </w:numPr>
        <w:jc w:val="both"/>
        <w:rPr>
          <w:rFonts w:asciiTheme="majorBidi" w:hAnsiTheme="majorBidi" w:cstheme="majorBidi"/>
        </w:rPr>
      </w:pPr>
      <w:bookmarkStart w:id="260" w:name="_Toc61468847"/>
      <w:bookmarkStart w:id="261" w:name="_Toc61471659"/>
      <w:bookmarkStart w:id="262" w:name="_Toc230180128"/>
      <w:bookmarkStart w:id="263" w:name="_Toc439994672"/>
      <w:bookmarkEnd w:id="0"/>
      <w:bookmarkEnd w:id="1"/>
      <w:r w:rsidRPr="00ED29F0">
        <w:rPr>
          <w:rFonts w:asciiTheme="majorBidi" w:hAnsiTheme="majorBidi" w:cstheme="majorBidi"/>
        </w:rPr>
        <w:lastRenderedPageBreak/>
        <w:t>D</w:t>
      </w:r>
      <w:r w:rsidR="00752E06" w:rsidRPr="00ED29F0">
        <w:rPr>
          <w:rFonts w:asciiTheme="majorBidi" w:hAnsiTheme="majorBidi" w:cstheme="majorBidi"/>
        </w:rPr>
        <w:t>eployment/Installation Guide</w:t>
      </w:r>
      <w:bookmarkEnd w:id="260"/>
      <w:bookmarkEnd w:id="261"/>
      <w:bookmarkEnd w:id="262"/>
    </w:p>
    <w:p w14:paraId="5F8FF89D" w14:textId="77777777" w:rsidR="00752E06" w:rsidRPr="00ED29F0" w:rsidRDefault="1CD26442" w:rsidP="00DD5CF5">
      <w:pPr>
        <w:pStyle w:val="template"/>
        <w:jc w:val="both"/>
        <w:rPr>
          <w:rFonts w:asciiTheme="majorBidi" w:hAnsiTheme="majorBidi" w:cstheme="majorBidi"/>
          <w:i w:val="0"/>
        </w:rPr>
      </w:pPr>
      <w:r w:rsidRPr="1CD26442">
        <w:rPr>
          <w:rFonts w:asciiTheme="majorBidi" w:hAnsiTheme="majorBidi" w:cstheme="majorBidi"/>
          <w:i w:val="0"/>
        </w:rPr>
        <w:t>&lt;Provide a list of instructions such that users of your system can deploy and install your system on their own&gt;</w:t>
      </w:r>
    </w:p>
    <w:p w14:paraId="021EE1A4" w14:textId="0D76EE7A" w:rsidR="1CD26442" w:rsidRDefault="1CD26442" w:rsidP="1CD26442">
      <w:pPr>
        <w:pStyle w:val="template"/>
        <w:jc w:val="both"/>
        <w:rPr>
          <w:rFonts w:asciiTheme="majorBidi" w:hAnsiTheme="majorBidi" w:cstheme="majorBidi"/>
          <w:i w:val="0"/>
        </w:rPr>
      </w:pPr>
      <w:r w:rsidRPr="1CD26442">
        <w:rPr>
          <w:rFonts w:asciiTheme="majorBidi" w:hAnsiTheme="majorBidi" w:cstheme="majorBidi"/>
          <w:i w:val="0"/>
        </w:rPr>
        <w:t>MAMOON UR PART</w:t>
      </w:r>
    </w:p>
    <w:p w14:paraId="3141950C" w14:textId="77777777" w:rsidR="00752E06" w:rsidRPr="00ED29F0" w:rsidRDefault="00752E06" w:rsidP="00DD5CF5">
      <w:pPr>
        <w:pStyle w:val="Heading1"/>
        <w:numPr>
          <w:ilvl w:val="0"/>
          <w:numId w:val="10"/>
        </w:numPr>
        <w:jc w:val="both"/>
        <w:rPr>
          <w:rFonts w:asciiTheme="majorBidi" w:hAnsiTheme="majorBidi" w:cstheme="majorBidi"/>
        </w:rPr>
      </w:pPr>
      <w:bookmarkStart w:id="264" w:name="_Toc61468848"/>
      <w:bookmarkStart w:id="265" w:name="_Toc61471660"/>
      <w:bookmarkStart w:id="266" w:name="_Toc230180129"/>
      <w:r w:rsidRPr="00ED29F0">
        <w:rPr>
          <w:rFonts w:asciiTheme="majorBidi" w:hAnsiTheme="majorBidi" w:cstheme="majorBidi"/>
        </w:rPr>
        <w:t>User Manual</w:t>
      </w:r>
      <w:bookmarkEnd w:id="264"/>
      <w:bookmarkEnd w:id="265"/>
      <w:bookmarkEnd w:id="266"/>
    </w:p>
    <w:p w14:paraId="3BFFCA6C" w14:textId="77777777" w:rsidR="00752E06" w:rsidRPr="00ED29F0" w:rsidRDefault="00752E06" w:rsidP="00DD5CF5">
      <w:pPr>
        <w:pStyle w:val="template"/>
        <w:jc w:val="both"/>
        <w:rPr>
          <w:rFonts w:asciiTheme="majorBidi" w:hAnsiTheme="majorBidi" w:cstheme="majorBidi"/>
          <w:i w:val="0"/>
        </w:rPr>
      </w:pPr>
      <w:r w:rsidRPr="00ED29F0">
        <w:rPr>
          <w:rFonts w:asciiTheme="majorBidi" w:hAnsiTheme="majorBidi" w:cstheme="majorBidi"/>
          <w:i w:val="0"/>
        </w:rPr>
        <w:t>&lt;Provide a manual such that users of your system can use your system after installation</w:t>
      </w:r>
      <w:r w:rsidR="004C43A5" w:rsidRPr="00ED29F0">
        <w:rPr>
          <w:rFonts w:asciiTheme="majorBidi" w:hAnsiTheme="majorBidi" w:cstheme="majorBidi"/>
          <w:i w:val="0"/>
        </w:rPr>
        <w:t>. In business software applications, where groups of users have access to only a sub-set of the application's full functionality, a user guide may be prepared for each group</w:t>
      </w:r>
      <w:bookmarkEnd w:id="263"/>
      <w:r w:rsidR="004C43A5" w:rsidRPr="00ED29F0">
        <w:rPr>
          <w:rFonts w:asciiTheme="majorBidi" w:hAnsiTheme="majorBidi" w:cstheme="majorBidi"/>
          <w:i w:val="0"/>
        </w:rPr>
        <w:t>. There should be step by step instruction for each user class.&gt;</w:t>
      </w:r>
    </w:p>
    <w:p w14:paraId="5F055BA3" w14:textId="77777777" w:rsidR="00B34706" w:rsidRPr="00ED29F0" w:rsidRDefault="00B34706" w:rsidP="00DD5CF5">
      <w:pPr>
        <w:pStyle w:val="Heading1"/>
        <w:numPr>
          <w:ilvl w:val="0"/>
          <w:numId w:val="10"/>
        </w:numPr>
        <w:jc w:val="both"/>
        <w:rPr>
          <w:rFonts w:asciiTheme="majorBidi" w:hAnsiTheme="majorBidi" w:cstheme="majorBidi"/>
        </w:rPr>
      </w:pPr>
      <w:bookmarkStart w:id="267" w:name="_Toc230180130"/>
      <w:r w:rsidRPr="00ED29F0">
        <w:rPr>
          <w:rFonts w:asciiTheme="majorBidi" w:hAnsiTheme="majorBidi" w:cstheme="majorBidi"/>
        </w:rPr>
        <w:t>Student Information Sheet</w:t>
      </w:r>
      <w:bookmarkEnd w:id="26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1143"/>
        <w:gridCol w:w="3316"/>
        <w:gridCol w:w="2394"/>
        <w:gridCol w:w="1086"/>
      </w:tblGrid>
      <w:tr w:rsidR="00ED29F0" w:rsidRPr="00ED29F0" w14:paraId="06190761" w14:textId="77777777" w:rsidTr="00010BE1">
        <w:tc>
          <w:tcPr>
            <w:tcW w:w="1080" w:type="dxa"/>
          </w:tcPr>
          <w:p w14:paraId="6B996437" w14:textId="77777777" w:rsidR="00B34706" w:rsidRPr="00ED29F0" w:rsidRDefault="00B34706" w:rsidP="00E250BD">
            <w:pPr>
              <w:pStyle w:val="ListParagraph"/>
              <w:spacing w:after="0"/>
              <w:ind w:left="0"/>
              <w:jc w:val="center"/>
              <w:rPr>
                <w:rFonts w:asciiTheme="majorBidi" w:hAnsiTheme="majorBidi" w:cstheme="majorBidi"/>
              </w:rPr>
            </w:pPr>
            <w:r w:rsidRPr="00ED29F0">
              <w:rPr>
                <w:rFonts w:asciiTheme="majorBidi" w:hAnsiTheme="majorBidi" w:cstheme="majorBidi"/>
              </w:rPr>
              <w:t>Roll No</w:t>
            </w:r>
          </w:p>
        </w:tc>
        <w:tc>
          <w:tcPr>
            <w:tcW w:w="1143" w:type="dxa"/>
          </w:tcPr>
          <w:p w14:paraId="76A67050" w14:textId="77777777" w:rsidR="00B34706" w:rsidRPr="00ED29F0" w:rsidRDefault="00B34706" w:rsidP="00E250BD">
            <w:pPr>
              <w:pStyle w:val="ListParagraph"/>
              <w:spacing w:after="0"/>
              <w:ind w:left="0"/>
              <w:jc w:val="center"/>
              <w:rPr>
                <w:rFonts w:asciiTheme="majorBidi" w:hAnsiTheme="majorBidi" w:cstheme="majorBidi"/>
              </w:rPr>
            </w:pPr>
            <w:r w:rsidRPr="00ED29F0">
              <w:rPr>
                <w:rFonts w:asciiTheme="majorBidi" w:hAnsiTheme="majorBidi" w:cstheme="majorBidi"/>
              </w:rPr>
              <w:t>Name</w:t>
            </w:r>
          </w:p>
        </w:tc>
        <w:tc>
          <w:tcPr>
            <w:tcW w:w="3316" w:type="dxa"/>
          </w:tcPr>
          <w:p w14:paraId="6A2FA146" w14:textId="77777777" w:rsidR="00B34706" w:rsidRPr="00ED29F0" w:rsidRDefault="00B34706" w:rsidP="00E250BD">
            <w:pPr>
              <w:pStyle w:val="ListParagraph"/>
              <w:spacing w:after="0"/>
              <w:ind w:left="0"/>
              <w:jc w:val="center"/>
              <w:rPr>
                <w:rFonts w:asciiTheme="majorBidi" w:hAnsiTheme="majorBidi" w:cstheme="majorBidi"/>
              </w:rPr>
            </w:pPr>
            <w:r w:rsidRPr="00ED29F0">
              <w:rPr>
                <w:rFonts w:asciiTheme="majorBidi" w:hAnsiTheme="majorBidi" w:cstheme="majorBidi"/>
              </w:rPr>
              <w:t>Email Address (FC College)</w:t>
            </w:r>
          </w:p>
        </w:tc>
        <w:tc>
          <w:tcPr>
            <w:tcW w:w="2394" w:type="dxa"/>
          </w:tcPr>
          <w:p w14:paraId="404AF024" w14:textId="77777777" w:rsidR="00B34706" w:rsidRPr="00ED29F0" w:rsidRDefault="00B34706" w:rsidP="00E250BD">
            <w:pPr>
              <w:pStyle w:val="ListParagraph"/>
              <w:spacing w:after="0"/>
              <w:ind w:left="0"/>
              <w:jc w:val="center"/>
              <w:rPr>
                <w:rFonts w:asciiTheme="majorBidi" w:hAnsiTheme="majorBidi" w:cstheme="majorBidi"/>
              </w:rPr>
            </w:pPr>
            <w:r w:rsidRPr="00ED29F0">
              <w:rPr>
                <w:rFonts w:asciiTheme="majorBidi" w:hAnsiTheme="majorBidi" w:cstheme="majorBidi"/>
              </w:rPr>
              <w:t>Frequently Checked Email Address</w:t>
            </w:r>
          </w:p>
        </w:tc>
        <w:tc>
          <w:tcPr>
            <w:tcW w:w="1086" w:type="dxa"/>
          </w:tcPr>
          <w:p w14:paraId="15EB7CA2" w14:textId="77777777" w:rsidR="00B34706" w:rsidRPr="00ED29F0" w:rsidRDefault="00B34706" w:rsidP="00E250BD">
            <w:pPr>
              <w:pStyle w:val="ListParagraph"/>
              <w:spacing w:after="0"/>
              <w:ind w:left="0"/>
              <w:jc w:val="center"/>
              <w:rPr>
                <w:rFonts w:asciiTheme="majorBidi" w:hAnsiTheme="majorBidi" w:cstheme="majorBidi"/>
              </w:rPr>
            </w:pPr>
            <w:r w:rsidRPr="00ED29F0">
              <w:rPr>
                <w:rFonts w:asciiTheme="majorBidi" w:hAnsiTheme="majorBidi" w:cstheme="majorBidi"/>
              </w:rPr>
              <w:t>Personal Cell Phone Number</w:t>
            </w:r>
          </w:p>
        </w:tc>
      </w:tr>
      <w:tr w:rsidR="00ED29F0" w:rsidRPr="00ED29F0" w14:paraId="6ABC3C64" w14:textId="77777777" w:rsidTr="00010BE1">
        <w:tc>
          <w:tcPr>
            <w:tcW w:w="1080" w:type="dxa"/>
            <w:vAlign w:val="bottom"/>
          </w:tcPr>
          <w:p w14:paraId="093CD461" w14:textId="2015E2CE" w:rsidR="00B34706" w:rsidRPr="00ED29F0" w:rsidRDefault="5D446D11"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261938489</w:t>
            </w:r>
          </w:p>
        </w:tc>
        <w:tc>
          <w:tcPr>
            <w:tcW w:w="1143" w:type="dxa"/>
            <w:vAlign w:val="bottom"/>
          </w:tcPr>
          <w:p w14:paraId="7DAC534B" w14:textId="48D48CFD" w:rsidR="00B34706" w:rsidRPr="00ED29F0" w:rsidRDefault="008643F5"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Muhammad Mamoon</w:t>
            </w:r>
          </w:p>
        </w:tc>
        <w:tc>
          <w:tcPr>
            <w:tcW w:w="3316" w:type="dxa"/>
            <w:vAlign w:val="bottom"/>
          </w:tcPr>
          <w:p w14:paraId="57045E14" w14:textId="4C81A462" w:rsidR="00B34706" w:rsidRPr="00ED29F0" w:rsidRDefault="5D446D11"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261938489@formanite.fccollege.edu.pk</w:t>
            </w:r>
          </w:p>
        </w:tc>
        <w:tc>
          <w:tcPr>
            <w:tcW w:w="2394" w:type="dxa"/>
            <w:vAlign w:val="bottom"/>
          </w:tcPr>
          <w:p w14:paraId="5D9A0C97" w14:textId="5B98AB16" w:rsidR="00B34706" w:rsidRPr="00ED29F0" w:rsidRDefault="003E3116"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m</w:t>
            </w:r>
            <w:r w:rsidR="5D446D11" w:rsidRPr="00ED29F0">
              <w:rPr>
                <w:rFonts w:asciiTheme="majorBidi" w:hAnsiTheme="majorBidi" w:cstheme="majorBidi"/>
              </w:rPr>
              <w:t>amoongondal04@gmail.com</w:t>
            </w:r>
          </w:p>
        </w:tc>
        <w:tc>
          <w:tcPr>
            <w:tcW w:w="1086" w:type="dxa"/>
            <w:vAlign w:val="bottom"/>
          </w:tcPr>
          <w:p w14:paraId="79E1E933" w14:textId="49862D4D" w:rsidR="00B34706" w:rsidRPr="00ED29F0" w:rsidRDefault="5D446D11"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0303</w:t>
            </w:r>
            <w:r w:rsidR="005E1431" w:rsidRPr="00ED29F0">
              <w:rPr>
                <w:rFonts w:asciiTheme="majorBidi" w:hAnsiTheme="majorBidi" w:cstheme="majorBidi"/>
              </w:rPr>
              <w:t>-</w:t>
            </w:r>
            <w:r w:rsidRPr="00ED29F0">
              <w:rPr>
                <w:rFonts w:asciiTheme="majorBidi" w:hAnsiTheme="majorBidi" w:cstheme="majorBidi"/>
              </w:rPr>
              <w:t>5147006</w:t>
            </w:r>
          </w:p>
        </w:tc>
      </w:tr>
      <w:tr w:rsidR="00ED29F0" w:rsidRPr="00ED29F0" w14:paraId="1A3DD2EC" w14:textId="77777777" w:rsidTr="00010BE1">
        <w:tc>
          <w:tcPr>
            <w:tcW w:w="1080" w:type="dxa"/>
            <w:vAlign w:val="bottom"/>
          </w:tcPr>
          <w:p w14:paraId="5265B3B3" w14:textId="6A0A03F0" w:rsidR="00B34706" w:rsidRPr="00ED29F0" w:rsidRDefault="519C01EF"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261934680</w:t>
            </w:r>
          </w:p>
        </w:tc>
        <w:tc>
          <w:tcPr>
            <w:tcW w:w="1143" w:type="dxa"/>
            <w:vAlign w:val="bottom"/>
          </w:tcPr>
          <w:p w14:paraId="22ABBF08" w14:textId="5297B89E" w:rsidR="00B34706" w:rsidRPr="00ED29F0" w:rsidRDefault="008643F5"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Natasha Zaheer</w:t>
            </w:r>
          </w:p>
        </w:tc>
        <w:tc>
          <w:tcPr>
            <w:tcW w:w="3316" w:type="dxa"/>
            <w:vAlign w:val="bottom"/>
          </w:tcPr>
          <w:p w14:paraId="31CC6A0D" w14:textId="684AFD16" w:rsidR="00B34706" w:rsidRPr="00ED29F0" w:rsidRDefault="519C01EF"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261934680@formanite.fccollege.edu.pk</w:t>
            </w:r>
          </w:p>
        </w:tc>
        <w:tc>
          <w:tcPr>
            <w:tcW w:w="2394" w:type="dxa"/>
            <w:vAlign w:val="bottom"/>
          </w:tcPr>
          <w:p w14:paraId="0A0D4DE4" w14:textId="29DBC528" w:rsidR="00B34706" w:rsidRPr="00ED29F0" w:rsidRDefault="003E3116"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n</w:t>
            </w:r>
            <w:r w:rsidR="519C01EF" w:rsidRPr="00ED29F0">
              <w:rPr>
                <w:rFonts w:asciiTheme="majorBidi" w:hAnsiTheme="majorBidi" w:cstheme="majorBidi"/>
              </w:rPr>
              <w:t>atashazaheee@gmail.com</w:t>
            </w:r>
          </w:p>
        </w:tc>
        <w:tc>
          <w:tcPr>
            <w:tcW w:w="1086" w:type="dxa"/>
            <w:vAlign w:val="bottom"/>
          </w:tcPr>
          <w:p w14:paraId="3B71DD26" w14:textId="61E28145" w:rsidR="00B34706" w:rsidRPr="00ED29F0" w:rsidRDefault="519C01EF"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0318</w:t>
            </w:r>
            <w:r w:rsidR="005E1431" w:rsidRPr="00ED29F0">
              <w:rPr>
                <w:rFonts w:asciiTheme="majorBidi" w:hAnsiTheme="majorBidi" w:cstheme="majorBidi"/>
              </w:rPr>
              <w:t>-</w:t>
            </w:r>
            <w:r w:rsidRPr="00ED29F0">
              <w:rPr>
                <w:rFonts w:asciiTheme="majorBidi" w:hAnsiTheme="majorBidi" w:cstheme="majorBidi"/>
              </w:rPr>
              <w:t>1488123</w:t>
            </w:r>
          </w:p>
        </w:tc>
      </w:tr>
      <w:tr w:rsidR="00D120F0" w:rsidRPr="00ED29F0" w14:paraId="443F8174" w14:textId="77777777" w:rsidTr="00010BE1">
        <w:tc>
          <w:tcPr>
            <w:tcW w:w="1080" w:type="dxa"/>
            <w:vAlign w:val="bottom"/>
          </w:tcPr>
          <w:p w14:paraId="50C73138" w14:textId="02C18EBB" w:rsidR="008643F5" w:rsidRPr="00ED29F0" w:rsidRDefault="008643F5"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261941967</w:t>
            </w:r>
          </w:p>
        </w:tc>
        <w:tc>
          <w:tcPr>
            <w:tcW w:w="1143" w:type="dxa"/>
            <w:vAlign w:val="bottom"/>
          </w:tcPr>
          <w:p w14:paraId="04B80664" w14:textId="5C0F859F" w:rsidR="008643F5" w:rsidRPr="00ED29F0" w:rsidRDefault="008643F5"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Haider Ali</w:t>
            </w:r>
          </w:p>
        </w:tc>
        <w:tc>
          <w:tcPr>
            <w:tcW w:w="3316" w:type="dxa"/>
            <w:vAlign w:val="bottom"/>
          </w:tcPr>
          <w:p w14:paraId="22D9E406" w14:textId="68521D10" w:rsidR="008643F5" w:rsidRPr="00ED29F0" w:rsidRDefault="5D446D11"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261941967@formanite.fccollege.edu.pk</w:t>
            </w:r>
          </w:p>
        </w:tc>
        <w:tc>
          <w:tcPr>
            <w:tcW w:w="2394" w:type="dxa"/>
            <w:vAlign w:val="bottom"/>
          </w:tcPr>
          <w:p w14:paraId="1C0D8EC7" w14:textId="69732320" w:rsidR="008643F5" w:rsidRPr="00ED29F0" w:rsidRDefault="003E3116"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h</w:t>
            </w:r>
            <w:r w:rsidR="5D446D11" w:rsidRPr="00ED29F0">
              <w:rPr>
                <w:rFonts w:asciiTheme="majorBidi" w:hAnsiTheme="majorBidi" w:cstheme="majorBidi"/>
              </w:rPr>
              <w:t>aider0812ali@gmail.com</w:t>
            </w:r>
          </w:p>
        </w:tc>
        <w:tc>
          <w:tcPr>
            <w:tcW w:w="1086" w:type="dxa"/>
            <w:vAlign w:val="bottom"/>
          </w:tcPr>
          <w:p w14:paraId="4F2B1E8A" w14:textId="3EE4E554" w:rsidR="008643F5" w:rsidRPr="00ED29F0" w:rsidRDefault="00865EB9" w:rsidP="00883DDB">
            <w:pPr>
              <w:pStyle w:val="ListParagraph"/>
              <w:spacing w:before="0" w:after="0"/>
              <w:ind w:left="0"/>
              <w:jc w:val="center"/>
              <w:rPr>
                <w:rFonts w:asciiTheme="majorBidi" w:hAnsiTheme="majorBidi" w:cstheme="majorBidi"/>
              </w:rPr>
            </w:pPr>
            <w:r w:rsidRPr="00ED29F0">
              <w:rPr>
                <w:rFonts w:asciiTheme="majorBidi" w:hAnsiTheme="majorBidi" w:cstheme="majorBidi"/>
              </w:rPr>
              <w:t>0331-4596315</w:t>
            </w:r>
          </w:p>
        </w:tc>
      </w:tr>
    </w:tbl>
    <w:p w14:paraId="50D17296" w14:textId="77777777" w:rsidR="006A3D76" w:rsidRPr="00ED29F0" w:rsidRDefault="006A3D76" w:rsidP="006A3D76">
      <w:pPr>
        <w:pStyle w:val="Heading1"/>
        <w:rPr>
          <w:rFonts w:asciiTheme="majorBidi" w:hAnsiTheme="majorBidi" w:cstheme="majorBidi"/>
        </w:rPr>
      </w:pPr>
    </w:p>
    <w:p w14:paraId="0E25CFF1" w14:textId="77777777" w:rsidR="006A3D76" w:rsidRPr="00ED29F0" w:rsidRDefault="006A3D76" w:rsidP="006A3D76">
      <w:pPr>
        <w:rPr>
          <w:rFonts w:asciiTheme="majorBidi" w:hAnsiTheme="majorBidi" w:cstheme="majorBidi"/>
          <w:kern w:val="28"/>
          <w:sz w:val="36"/>
        </w:rPr>
      </w:pPr>
      <w:r w:rsidRPr="00ED29F0">
        <w:rPr>
          <w:rFonts w:asciiTheme="majorBidi" w:hAnsiTheme="majorBidi" w:cstheme="majorBidi"/>
        </w:rPr>
        <w:br w:type="page"/>
      </w:r>
    </w:p>
    <w:p w14:paraId="5BA71628" w14:textId="77777777" w:rsidR="006A3D76" w:rsidRPr="00ED29F0" w:rsidRDefault="006A3D76" w:rsidP="006A3D76">
      <w:pPr>
        <w:pStyle w:val="Heading1"/>
        <w:numPr>
          <w:ilvl w:val="0"/>
          <w:numId w:val="10"/>
        </w:numPr>
        <w:rPr>
          <w:rFonts w:asciiTheme="majorBidi" w:hAnsiTheme="majorBidi" w:cstheme="majorBidi"/>
        </w:rPr>
      </w:pPr>
      <w:bookmarkStart w:id="268" w:name="_Toc230180131"/>
      <w:r w:rsidRPr="00ED29F0">
        <w:rPr>
          <w:rFonts w:asciiTheme="majorBidi" w:hAnsiTheme="majorBidi" w:cstheme="majorBidi"/>
        </w:rPr>
        <w:lastRenderedPageBreak/>
        <w:t>Plagiarism Free Certificate</w:t>
      </w:r>
      <w:bookmarkEnd w:id="268"/>
    </w:p>
    <w:p w14:paraId="3409F2EB" w14:textId="77777777" w:rsidR="005C50E6" w:rsidRPr="00ED29F0" w:rsidRDefault="005C50E6" w:rsidP="005C50E6">
      <w:pPr>
        <w:rPr>
          <w:rFonts w:asciiTheme="majorBidi" w:hAnsiTheme="majorBidi" w:cstheme="majorBidi"/>
        </w:rPr>
      </w:pPr>
    </w:p>
    <w:p w14:paraId="7CB8FAE8" w14:textId="66F24CC9" w:rsidR="006A3D76" w:rsidRPr="00ED29F0" w:rsidRDefault="1CD26442" w:rsidP="1CD26442">
      <w:pPr>
        <w:pStyle w:val="BodyTextIndent"/>
        <w:spacing w:line="360" w:lineRule="auto"/>
        <w:ind w:left="-426" w:right="-432"/>
        <w:rPr>
          <w:rFonts w:asciiTheme="majorBidi" w:hAnsiTheme="majorBidi" w:cstheme="majorBidi"/>
          <w:sz w:val="22"/>
          <w:szCs w:val="22"/>
        </w:rPr>
      </w:pPr>
      <w:r w:rsidRPr="1CD26442">
        <w:rPr>
          <w:rFonts w:asciiTheme="majorBidi" w:hAnsiTheme="majorBidi" w:cstheme="majorBidi"/>
          <w:sz w:val="22"/>
          <w:szCs w:val="22"/>
        </w:rPr>
        <w:t>This is to certify that, I am ________________________ S/D/o _______________________, group leader of FYP under registration no _________________ at Computer Science Department, Forman Christian College (A Chartered University), Lahore. I declare that my final year project report is checked by my supervisor and the similarity index is ________% that is less than 20%, an acceptable limit by HEC. Report is attached herewith as Appendix F. To the best of my knowledge and belief, the report contains no material previously published or written by another person except where due reference is made in the report itself.</w:t>
      </w:r>
    </w:p>
    <w:p w14:paraId="5F7E98CE" w14:textId="77777777" w:rsidR="006A3D76" w:rsidRPr="00ED29F0" w:rsidRDefault="006A3D76" w:rsidP="006A3D76">
      <w:pPr>
        <w:tabs>
          <w:tab w:val="left" w:pos="1755"/>
        </w:tabs>
        <w:spacing w:before="240" w:after="120" w:line="360" w:lineRule="auto"/>
        <w:ind w:left="-426" w:right="-432"/>
        <w:rPr>
          <w:rFonts w:asciiTheme="majorBidi" w:hAnsiTheme="majorBidi" w:cstheme="majorBidi"/>
          <w:szCs w:val="22"/>
        </w:rPr>
      </w:pPr>
      <w:r w:rsidRPr="00ED29F0">
        <w:rPr>
          <w:rFonts w:asciiTheme="majorBidi" w:hAnsiTheme="majorBidi" w:cstheme="majorBidi"/>
          <w:szCs w:val="22"/>
        </w:rPr>
        <w:t xml:space="preserve">Date: ____________ Name of Group Leader: ________________________ Signature: _____________ </w:t>
      </w:r>
    </w:p>
    <w:p w14:paraId="16B900DD" w14:textId="77777777" w:rsidR="006A3D76" w:rsidRPr="00ED29F0" w:rsidRDefault="006A3D76" w:rsidP="006A3D76">
      <w:pPr>
        <w:spacing w:after="120"/>
        <w:ind w:left="-426" w:right="-432"/>
        <w:rPr>
          <w:rFonts w:asciiTheme="majorBidi" w:hAnsiTheme="majorBidi" w:cstheme="majorBidi"/>
        </w:rPr>
      </w:pPr>
    </w:p>
    <w:p w14:paraId="5262D296" w14:textId="77777777" w:rsidR="006A3D76" w:rsidRPr="00ED29F0" w:rsidRDefault="006A3D76" w:rsidP="006A3D76">
      <w:pPr>
        <w:spacing w:after="120"/>
        <w:ind w:left="-426" w:right="-432"/>
        <w:rPr>
          <w:rFonts w:asciiTheme="majorBidi" w:hAnsiTheme="majorBidi" w:cstheme="majorBidi"/>
        </w:rPr>
      </w:pPr>
      <w:r w:rsidRPr="00ED29F0">
        <w:rPr>
          <w:rFonts w:asciiTheme="majorBidi" w:hAnsiTheme="majorBidi" w:cstheme="majorBidi"/>
        </w:rPr>
        <w:t xml:space="preserve">Name of Supervisor: _____________________ </w:t>
      </w:r>
      <w:r w:rsidRPr="00ED29F0">
        <w:rPr>
          <w:rFonts w:asciiTheme="majorBidi" w:hAnsiTheme="majorBidi" w:cstheme="majorBidi"/>
        </w:rPr>
        <w:tab/>
        <w:t>Co-Supervisor (if any):____________________</w:t>
      </w:r>
    </w:p>
    <w:p w14:paraId="34359617" w14:textId="77777777" w:rsidR="006A3D76" w:rsidRPr="00ED29F0" w:rsidRDefault="006A3D76" w:rsidP="006A3D76">
      <w:pPr>
        <w:spacing w:after="120"/>
        <w:ind w:left="-426" w:right="-432"/>
        <w:rPr>
          <w:rFonts w:asciiTheme="majorBidi" w:hAnsiTheme="majorBidi" w:cstheme="majorBidi"/>
        </w:rPr>
      </w:pPr>
      <w:r w:rsidRPr="00ED29F0">
        <w:rPr>
          <w:rFonts w:asciiTheme="majorBidi" w:hAnsiTheme="majorBidi" w:cstheme="majorBidi"/>
        </w:rPr>
        <w:t>Designation:</w:t>
      </w:r>
      <w:r w:rsidR="00116AB8" w:rsidRPr="00ED29F0">
        <w:rPr>
          <w:rFonts w:asciiTheme="majorBidi" w:hAnsiTheme="majorBidi" w:cstheme="majorBidi"/>
        </w:rPr>
        <w:t xml:space="preserve"> </w:t>
      </w:r>
      <w:r w:rsidRPr="00ED29F0">
        <w:rPr>
          <w:rFonts w:asciiTheme="majorBidi" w:hAnsiTheme="majorBidi" w:cstheme="majorBidi"/>
        </w:rPr>
        <w:tab/>
      </w:r>
      <w:r w:rsidR="00116AB8" w:rsidRPr="00ED29F0">
        <w:rPr>
          <w:rFonts w:asciiTheme="majorBidi" w:hAnsiTheme="majorBidi" w:cstheme="majorBidi"/>
        </w:rPr>
        <w:t xml:space="preserve">   </w:t>
      </w:r>
      <w:r w:rsidRPr="00ED29F0">
        <w:rPr>
          <w:rFonts w:asciiTheme="majorBidi" w:hAnsiTheme="majorBidi" w:cstheme="majorBidi"/>
        </w:rPr>
        <w:t xml:space="preserve">_____________________ </w:t>
      </w:r>
      <w:r w:rsidRPr="00ED29F0">
        <w:rPr>
          <w:rFonts w:asciiTheme="majorBidi" w:hAnsiTheme="majorBidi" w:cstheme="majorBidi"/>
        </w:rPr>
        <w:tab/>
        <w:t>Designation:</w:t>
      </w:r>
      <w:r w:rsidRPr="00ED29F0">
        <w:rPr>
          <w:rFonts w:asciiTheme="majorBidi" w:hAnsiTheme="majorBidi" w:cstheme="majorBidi"/>
        </w:rPr>
        <w:tab/>
      </w:r>
      <w:r w:rsidRPr="00ED29F0">
        <w:rPr>
          <w:rFonts w:asciiTheme="majorBidi" w:hAnsiTheme="majorBidi" w:cstheme="majorBidi"/>
        </w:rPr>
        <w:tab/>
        <w:t>_____________________</w:t>
      </w:r>
    </w:p>
    <w:p w14:paraId="06CBC2C8" w14:textId="77777777" w:rsidR="006A3D76" w:rsidRPr="00ED29F0" w:rsidRDefault="006A3D76" w:rsidP="006A3D76">
      <w:pPr>
        <w:spacing w:after="120"/>
        <w:ind w:left="-426" w:right="-432"/>
        <w:rPr>
          <w:rFonts w:asciiTheme="majorBidi" w:hAnsiTheme="majorBidi" w:cstheme="majorBidi"/>
        </w:rPr>
      </w:pPr>
      <w:r w:rsidRPr="00ED29F0">
        <w:rPr>
          <w:rFonts w:asciiTheme="majorBidi" w:hAnsiTheme="majorBidi" w:cstheme="majorBidi"/>
        </w:rPr>
        <w:t>Signature:</w:t>
      </w:r>
      <w:r w:rsidRPr="00ED29F0">
        <w:rPr>
          <w:rFonts w:asciiTheme="majorBidi" w:hAnsiTheme="majorBidi" w:cstheme="majorBidi"/>
        </w:rPr>
        <w:tab/>
      </w:r>
      <w:r w:rsidRPr="00ED29F0">
        <w:rPr>
          <w:rFonts w:asciiTheme="majorBidi" w:hAnsiTheme="majorBidi" w:cstheme="majorBidi"/>
        </w:rPr>
        <w:tab/>
      </w:r>
      <w:r w:rsidR="00116AB8" w:rsidRPr="00ED29F0">
        <w:rPr>
          <w:rFonts w:asciiTheme="majorBidi" w:hAnsiTheme="majorBidi" w:cstheme="majorBidi"/>
        </w:rPr>
        <w:t xml:space="preserve">   </w:t>
      </w:r>
      <w:r w:rsidRPr="00ED29F0">
        <w:rPr>
          <w:rFonts w:asciiTheme="majorBidi" w:hAnsiTheme="majorBidi" w:cstheme="majorBidi"/>
        </w:rPr>
        <w:t xml:space="preserve">_____________________ </w:t>
      </w:r>
      <w:r w:rsidRPr="00ED29F0">
        <w:rPr>
          <w:rFonts w:asciiTheme="majorBidi" w:hAnsiTheme="majorBidi" w:cstheme="majorBidi"/>
        </w:rPr>
        <w:tab/>
        <w:t>Signature:</w:t>
      </w:r>
      <w:r w:rsidRPr="00ED29F0">
        <w:rPr>
          <w:rFonts w:asciiTheme="majorBidi" w:hAnsiTheme="majorBidi" w:cstheme="majorBidi"/>
        </w:rPr>
        <w:tab/>
      </w:r>
      <w:r w:rsidRPr="00ED29F0">
        <w:rPr>
          <w:rFonts w:asciiTheme="majorBidi" w:hAnsiTheme="majorBidi" w:cstheme="majorBidi"/>
        </w:rPr>
        <w:tab/>
        <w:t>_____________________</w:t>
      </w:r>
    </w:p>
    <w:p w14:paraId="51FC1EA3" w14:textId="3861E744" w:rsidR="006A3D76" w:rsidRPr="00ED29F0" w:rsidRDefault="006A3D76" w:rsidP="006A3D76">
      <w:pPr>
        <w:spacing w:after="120"/>
        <w:ind w:left="-426" w:right="-432"/>
        <w:rPr>
          <w:rFonts w:asciiTheme="majorBidi" w:hAnsiTheme="majorBidi" w:cstheme="majorBidi"/>
        </w:rPr>
      </w:pPr>
    </w:p>
    <w:p w14:paraId="503044F5" w14:textId="6DB99FEC" w:rsidR="009A6A83" w:rsidRPr="00ED29F0" w:rsidRDefault="00116AB8" w:rsidP="009A6A83">
      <w:pPr>
        <w:spacing w:after="120"/>
        <w:ind w:left="-426" w:right="-432"/>
        <w:rPr>
          <w:rFonts w:asciiTheme="majorBidi" w:hAnsiTheme="majorBidi" w:cstheme="majorBidi"/>
        </w:rPr>
      </w:pPr>
      <w:r w:rsidRPr="00ED29F0">
        <w:rPr>
          <w:rFonts w:asciiTheme="majorBidi" w:hAnsiTheme="majorBidi" w:cstheme="majorBidi"/>
          <w:snapToGrid w:val="0"/>
        </w:rPr>
        <w:t>Senior Project Management Committee Representative</w:t>
      </w:r>
      <w:r w:rsidR="006A3D76" w:rsidRPr="00ED29F0">
        <w:rPr>
          <w:rFonts w:asciiTheme="majorBidi" w:hAnsiTheme="majorBidi" w:cstheme="majorBidi"/>
        </w:rPr>
        <w:t xml:space="preserve">: </w:t>
      </w:r>
      <w:r w:rsidR="006A3D76" w:rsidRPr="00ED29F0">
        <w:rPr>
          <w:rFonts w:asciiTheme="majorBidi" w:hAnsiTheme="majorBidi" w:cstheme="majorBidi"/>
        </w:rPr>
        <w:tab/>
      </w:r>
      <w:r w:rsidR="006A3D76" w:rsidRPr="00ED29F0">
        <w:rPr>
          <w:rFonts w:asciiTheme="majorBidi" w:hAnsiTheme="majorBidi" w:cstheme="majorBidi"/>
        </w:rPr>
        <w:tab/>
        <w:t>_____________________</w:t>
      </w:r>
      <w:r w:rsidR="006A3D76" w:rsidRPr="00ED29F0">
        <w:rPr>
          <w:rFonts w:asciiTheme="majorBidi" w:hAnsiTheme="majorBidi" w:cstheme="majorBidi"/>
        </w:rPr>
        <w:tab/>
      </w:r>
    </w:p>
    <w:p w14:paraId="66D23A80" w14:textId="35A5D9D6" w:rsidR="00116AB8" w:rsidRPr="00ED29F0" w:rsidRDefault="006A3D76" w:rsidP="009A6A83">
      <w:pPr>
        <w:spacing w:after="120"/>
        <w:ind w:left="-426" w:right="-432"/>
        <w:rPr>
          <w:rFonts w:asciiTheme="majorBidi" w:hAnsiTheme="majorBidi" w:cstheme="majorBidi"/>
        </w:rPr>
      </w:pPr>
      <w:r w:rsidRPr="00ED29F0">
        <w:rPr>
          <w:rFonts w:asciiTheme="majorBidi" w:hAnsiTheme="majorBidi" w:cstheme="majorBidi"/>
        </w:rPr>
        <w:t>Signature:</w:t>
      </w:r>
      <w:r w:rsidRPr="00ED29F0">
        <w:rPr>
          <w:rFonts w:asciiTheme="majorBidi" w:hAnsiTheme="majorBidi" w:cstheme="majorBidi"/>
        </w:rPr>
        <w:tab/>
      </w:r>
      <w:r w:rsidRPr="00ED29F0">
        <w:rPr>
          <w:rFonts w:asciiTheme="majorBidi" w:hAnsiTheme="majorBidi" w:cstheme="majorBidi"/>
        </w:rPr>
        <w:tab/>
      </w:r>
      <w:r w:rsidR="00116AB8" w:rsidRPr="00ED29F0">
        <w:rPr>
          <w:rFonts w:asciiTheme="majorBidi" w:hAnsiTheme="majorBidi" w:cstheme="majorBidi"/>
        </w:rPr>
        <w:t xml:space="preserve">                                                                        </w:t>
      </w:r>
      <w:r w:rsidRPr="00ED29F0">
        <w:rPr>
          <w:rFonts w:asciiTheme="majorBidi" w:hAnsiTheme="majorBidi" w:cstheme="majorBidi"/>
        </w:rPr>
        <w:t>_____________________</w:t>
      </w:r>
    </w:p>
    <w:p w14:paraId="2A1B35FD" w14:textId="3B3A17E0" w:rsidR="002E66CC" w:rsidRDefault="002E66CC" w:rsidP="002E66CC">
      <w:pPr>
        <w:spacing w:line="240" w:lineRule="auto"/>
        <w:rPr>
          <w:rFonts w:asciiTheme="majorBidi" w:hAnsiTheme="majorBidi" w:cstheme="majorBidi"/>
        </w:rPr>
      </w:pPr>
    </w:p>
    <w:p w14:paraId="3347E3A9" w14:textId="77777777" w:rsidR="00192DC0" w:rsidRDefault="00192DC0" w:rsidP="002E66CC">
      <w:pPr>
        <w:spacing w:line="240" w:lineRule="auto"/>
        <w:rPr>
          <w:rFonts w:asciiTheme="majorBidi" w:hAnsiTheme="majorBidi" w:cstheme="majorBidi"/>
        </w:rPr>
      </w:pPr>
    </w:p>
    <w:p w14:paraId="54D2CD2B" w14:textId="77777777" w:rsidR="00192DC0" w:rsidRDefault="00192DC0" w:rsidP="002E66CC">
      <w:pPr>
        <w:spacing w:line="240" w:lineRule="auto"/>
        <w:rPr>
          <w:rFonts w:asciiTheme="majorBidi" w:hAnsiTheme="majorBidi" w:cstheme="majorBidi"/>
        </w:rPr>
      </w:pPr>
    </w:p>
    <w:p w14:paraId="60C51E43" w14:textId="77777777" w:rsidR="00192DC0" w:rsidRDefault="00192DC0" w:rsidP="002E66CC">
      <w:pPr>
        <w:spacing w:line="240" w:lineRule="auto"/>
        <w:rPr>
          <w:rFonts w:asciiTheme="majorBidi" w:hAnsiTheme="majorBidi" w:cstheme="majorBidi"/>
        </w:rPr>
      </w:pPr>
    </w:p>
    <w:p w14:paraId="50B22E69" w14:textId="77777777" w:rsidR="00192DC0" w:rsidRDefault="00192DC0" w:rsidP="002E66CC">
      <w:pPr>
        <w:spacing w:line="240" w:lineRule="auto"/>
        <w:rPr>
          <w:rFonts w:asciiTheme="majorBidi" w:hAnsiTheme="majorBidi" w:cstheme="majorBidi"/>
        </w:rPr>
      </w:pPr>
    </w:p>
    <w:p w14:paraId="4984A0C3" w14:textId="77777777" w:rsidR="00192DC0" w:rsidRDefault="00192DC0" w:rsidP="002E66CC">
      <w:pPr>
        <w:spacing w:line="240" w:lineRule="auto"/>
        <w:rPr>
          <w:rFonts w:asciiTheme="majorBidi" w:hAnsiTheme="majorBidi" w:cstheme="majorBidi"/>
        </w:rPr>
      </w:pPr>
    </w:p>
    <w:p w14:paraId="36E9A0C5" w14:textId="77777777" w:rsidR="00192DC0" w:rsidRDefault="00192DC0" w:rsidP="002E66CC">
      <w:pPr>
        <w:spacing w:line="240" w:lineRule="auto"/>
        <w:rPr>
          <w:rFonts w:asciiTheme="majorBidi" w:hAnsiTheme="majorBidi" w:cstheme="majorBidi"/>
        </w:rPr>
      </w:pPr>
    </w:p>
    <w:p w14:paraId="38264851" w14:textId="77777777" w:rsidR="00192DC0" w:rsidRDefault="00192DC0" w:rsidP="002E66CC">
      <w:pPr>
        <w:spacing w:line="240" w:lineRule="auto"/>
        <w:rPr>
          <w:rFonts w:asciiTheme="majorBidi" w:hAnsiTheme="majorBidi" w:cstheme="majorBidi"/>
        </w:rPr>
      </w:pPr>
    </w:p>
    <w:p w14:paraId="5EB412DC" w14:textId="77777777" w:rsidR="00192DC0" w:rsidRDefault="00192DC0" w:rsidP="002E66CC">
      <w:pPr>
        <w:spacing w:line="240" w:lineRule="auto"/>
        <w:rPr>
          <w:rFonts w:asciiTheme="majorBidi" w:hAnsiTheme="majorBidi" w:cstheme="majorBidi"/>
        </w:rPr>
      </w:pPr>
    </w:p>
    <w:p w14:paraId="1DE55BE0" w14:textId="77777777" w:rsidR="00192DC0" w:rsidRDefault="00192DC0" w:rsidP="002E66CC">
      <w:pPr>
        <w:spacing w:line="240" w:lineRule="auto"/>
        <w:rPr>
          <w:rFonts w:asciiTheme="majorBidi" w:hAnsiTheme="majorBidi" w:cstheme="majorBidi"/>
        </w:rPr>
      </w:pPr>
    </w:p>
    <w:p w14:paraId="06A467D0" w14:textId="77777777" w:rsidR="00192DC0" w:rsidRDefault="00192DC0" w:rsidP="002E66CC">
      <w:pPr>
        <w:spacing w:line="240" w:lineRule="auto"/>
        <w:rPr>
          <w:rFonts w:asciiTheme="majorBidi" w:hAnsiTheme="majorBidi" w:cstheme="majorBidi"/>
        </w:rPr>
      </w:pPr>
    </w:p>
    <w:p w14:paraId="6A0D50F2" w14:textId="77777777" w:rsidR="00192DC0" w:rsidRDefault="00192DC0" w:rsidP="002E66CC">
      <w:pPr>
        <w:spacing w:line="240" w:lineRule="auto"/>
        <w:rPr>
          <w:rFonts w:asciiTheme="majorBidi" w:hAnsiTheme="majorBidi" w:cstheme="majorBidi"/>
        </w:rPr>
      </w:pPr>
    </w:p>
    <w:p w14:paraId="61A303F5" w14:textId="77777777" w:rsidR="00192DC0" w:rsidRDefault="00192DC0" w:rsidP="002E66CC">
      <w:pPr>
        <w:spacing w:line="240" w:lineRule="auto"/>
        <w:rPr>
          <w:rFonts w:asciiTheme="majorBidi" w:hAnsiTheme="majorBidi" w:cstheme="majorBidi"/>
        </w:rPr>
      </w:pPr>
    </w:p>
    <w:p w14:paraId="5DA1F0E7" w14:textId="77777777" w:rsidR="00192DC0" w:rsidRDefault="00192DC0" w:rsidP="002E66CC">
      <w:pPr>
        <w:spacing w:line="240" w:lineRule="auto"/>
        <w:rPr>
          <w:rFonts w:asciiTheme="majorBidi" w:hAnsiTheme="majorBidi" w:cstheme="majorBidi"/>
        </w:rPr>
      </w:pPr>
    </w:p>
    <w:p w14:paraId="05DE02A2" w14:textId="77777777" w:rsidR="00192DC0" w:rsidRDefault="00192DC0" w:rsidP="002E66CC">
      <w:pPr>
        <w:spacing w:line="240" w:lineRule="auto"/>
        <w:rPr>
          <w:rFonts w:asciiTheme="majorBidi" w:hAnsiTheme="majorBidi" w:cstheme="majorBidi"/>
        </w:rPr>
      </w:pPr>
    </w:p>
    <w:p w14:paraId="1E22DA8A" w14:textId="77777777" w:rsidR="00192DC0" w:rsidRDefault="00192DC0" w:rsidP="002E66CC">
      <w:pPr>
        <w:spacing w:line="240" w:lineRule="auto"/>
        <w:rPr>
          <w:rFonts w:asciiTheme="majorBidi" w:hAnsiTheme="majorBidi" w:cstheme="majorBidi"/>
        </w:rPr>
      </w:pPr>
    </w:p>
    <w:p w14:paraId="4970D7B9" w14:textId="77777777" w:rsidR="00192DC0" w:rsidRDefault="00192DC0" w:rsidP="002E66CC">
      <w:pPr>
        <w:spacing w:line="240" w:lineRule="auto"/>
        <w:rPr>
          <w:rFonts w:asciiTheme="majorBidi" w:hAnsiTheme="majorBidi" w:cstheme="majorBidi"/>
        </w:rPr>
      </w:pPr>
    </w:p>
    <w:p w14:paraId="52B61379" w14:textId="77777777" w:rsidR="00192DC0" w:rsidRDefault="00192DC0" w:rsidP="002E66CC">
      <w:pPr>
        <w:spacing w:line="240" w:lineRule="auto"/>
        <w:rPr>
          <w:rFonts w:asciiTheme="majorBidi" w:hAnsiTheme="majorBidi" w:cstheme="majorBidi"/>
        </w:rPr>
      </w:pPr>
    </w:p>
    <w:p w14:paraId="5C310B86" w14:textId="77777777" w:rsidR="00192DC0" w:rsidRDefault="00192DC0" w:rsidP="002E66CC">
      <w:pPr>
        <w:spacing w:line="240" w:lineRule="auto"/>
        <w:rPr>
          <w:rFonts w:asciiTheme="majorBidi" w:hAnsiTheme="majorBidi" w:cstheme="majorBidi"/>
        </w:rPr>
      </w:pPr>
    </w:p>
    <w:p w14:paraId="0BDE3B9F" w14:textId="77777777" w:rsidR="00192DC0" w:rsidRDefault="00192DC0" w:rsidP="002E66CC">
      <w:pPr>
        <w:spacing w:line="240" w:lineRule="auto"/>
        <w:rPr>
          <w:rFonts w:asciiTheme="majorBidi" w:hAnsiTheme="majorBidi" w:cstheme="majorBidi"/>
        </w:rPr>
      </w:pPr>
    </w:p>
    <w:p w14:paraId="2F4B83D4" w14:textId="77777777" w:rsidR="00192DC0" w:rsidRPr="00ED29F0" w:rsidRDefault="00192DC0" w:rsidP="002E66CC">
      <w:pPr>
        <w:spacing w:line="240" w:lineRule="auto"/>
        <w:rPr>
          <w:rFonts w:asciiTheme="majorBidi" w:hAnsiTheme="majorBidi" w:cstheme="majorBidi"/>
        </w:rPr>
      </w:pPr>
    </w:p>
    <w:p w14:paraId="70F2FD8E" w14:textId="77777777" w:rsidR="00116AB8" w:rsidRPr="00ED29F0" w:rsidRDefault="1CD26442" w:rsidP="002E66CC">
      <w:pPr>
        <w:pStyle w:val="Heading1"/>
        <w:numPr>
          <w:ilvl w:val="0"/>
          <w:numId w:val="10"/>
        </w:numPr>
        <w:rPr>
          <w:rFonts w:asciiTheme="majorBidi" w:hAnsiTheme="majorBidi" w:cstheme="majorBidi"/>
        </w:rPr>
      </w:pPr>
      <w:bookmarkStart w:id="269" w:name="_Toc230180132"/>
      <w:r w:rsidRPr="1CD26442">
        <w:rPr>
          <w:rFonts w:asciiTheme="majorBidi" w:hAnsiTheme="majorBidi" w:cstheme="majorBidi"/>
        </w:rPr>
        <w:t>Plagiarism Report</w:t>
      </w:r>
      <w:bookmarkEnd w:id="269"/>
      <w:r w:rsidRPr="1CD26442">
        <w:rPr>
          <w:rFonts w:asciiTheme="majorBidi" w:hAnsiTheme="majorBidi" w:cstheme="majorBidi"/>
        </w:rPr>
        <w:t xml:space="preserve"> </w:t>
      </w:r>
    </w:p>
    <w:p w14:paraId="31BDDE06" w14:textId="4C56F5AA" w:rsidR="1CD26442" w:rsidRDefault="00192DC0" w:rsidP="1CD26442">
      <w:r w:rsidRPr="00192DC0">
        <w:rPr>
          <w:rFonts w:asciiTheme="majorBidi" w:hAnsiTheme="majorBidi" w:cstheme="majorBidi"/>
        </w:rPr>
        <w:drawing>
          <wp:anchor distT="0" distB="0" distL="114300" distR="114300" simplePos="0" relativeHeight="251659275" behindDoc="1" locked="0" layoutInCell="1" allowOverlap="1" wp14:anchorId="05F3914C" wp14:editId="3F1B6070">
            <wp:simplePos x="0" y="0"/>
            <wp:positionH relativeFrom="margin">
              <wp:align>center</wp:align>
            </wp:positionH>
            <wp:positionV relativeFrom="paragraph">
              <wp:posOffset>226946</wp:posOffset>
            </wp:positionV>
            <wp:extent cx="6364605" cy="3901440"/>
            <wp:effectExtent l="0" t="0" r="0" b="3810"/>
            <wp:wrapTight wrapText="bothSides">
              <wp:wrapPolygon edited="0">
                <wp:start x="0" y="0"/>
                <wp:lineTo x="0" y="21516"/>
                <wp:lineTo x="21529" y="21516"/>
                <wp:lineTo x="21529" y="0"/>
                <wp:lineTo x="0" y="0"/>
              </wp:wrapPolygon>
            </wp:wrapTight>
            <wp:docPr id="48269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92823" name=""/>
                    <pic:cNvPicPr/>
                  </pic:nvPicPr>
                  <pic:blipFill>
                    <a:blip r:embed="rId36">
                      <a:extLst>
                        <a:ext uri="{28A0092B-C50C-407E-A947-70E740481C1C}">
                          <a14:useLocalDpi xmlns:a14="http://schemas.microsoft.com/office/drawing/2010/main" val="0"/>
                        </a:ext>
                      </a:extLst>
                    </a:blip>
                    <a:stretch>
                      <a:fillRect/>
                    </a:stretch>
                  </pic:blipFill>
                  <pic:spPr>
                    <a:xfrm>
                      <a:off x="0" y="0"/>
                      <a:ext cx="6364605" cy="3901440"/>
                    </a:xfrm>
                    <a:prstGeom prst="rect">
                      <a:avLst/>
                    </a:prstGeom>
                  </pic:spPr>
                </pic:pic>
              </a:graphicData>
            </a:graphic>
            <wp14:sizeRelH relativeFrom="page">
              <wp14:pctWidth>0</wp14:pctWidth>
            </wp14:sizeRelH>
            <wp14:sizeRelV relativeFrom="page">
              <wp14:pctHeight>0</wp14:pctHeight>
            </wp14:sizeRelV>
          </wp:anchor>
        </w:drawing>
      </w:r>
      <w:r w:rsidR="1CD26442">
        <w:rPr>
          <w:noProof/>
        </w:rPr>
        <w:drawing>
          <wp:inline distT="0" distB="0" distL="0" distR="0" wp14:anchorId="506ED163" wp14:editId="739B9738">
            <wp:extent cx="2421038" cy="3360379"/>
            <wp:effectExtent l="0" t="0" r="0" b="0"/>
            <wp:docPr id="937752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2014" name="Picture 937752014"/>
                    <pic:cNvPicPr/>
                  </pic:nvPicPr>
                  <pic:blipFill>
                    <a:blip r:embed="rId37">
                      <a:extLst>
                        <a:ext uri="{28A0092B-C50C-407E-A947-70E740481C1C}">
                          <a14:useLocalDpi xmlns:a14="http://schemas.microsoft.com/office/drawing/2010/main"/>
                        </a:ext>
                      </a:extLst>
                    </a:blip>
                    <a:stretch>
                      <a:fillRect/>
                    </a:stretch>
                  </pic:blipFill>
                  <pic:spPr>
                    <a:xfrm>
                      <a:off x="0" y="0"/>
                      <a:ext cx="2421038" cy="3360379"/>
                    </a:xfrm>
                    <a:prstGeom prst="rect">
                      <a:avLst/>
                    </a:prstGeom>
                  </pic:spPr>
                </pic:pic>
              </a:graphicData>
            </a:graphic>
          </wp:inline>
        </w:drawing>
      </w:r>
    </w:p>
    <w:p w14:paraId="34F617D7" w14:textId="3023112F" w:rsidR="00B34706" w:rsidRPr="00ED29F0" w:rsidRDefault="00B34706" w:rsidP="009A6A83">
      <w:pPr>
        <w:spacing w:after="120"/>
        <w:ind w:left="-426" w:right="-432"/>
        <w:rPr>
          <w:rFonts w:asciiTheme="majorBidi" w:hAnsiTheme="majorBidi" w:cstheme="majorBidi"/>
        </w:rPr>
      </w:pPr>
    </w:p>
    <w:sectPr w:rsidR="00B34706" w:rsidRPr="00ED29F0" w:rsidSect="001124AD">
      <w:footerReference w:type="default" r:id="rId38"/>
      <w:type w:val="continuous"/>
      <w:pgSz w:w="11909" w:h="16834"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5134" w14:textId="77777777" w:rsidR="002014D8" w:rsidRDefault="002014D8">
      <w:pPr>
        <w:spacing w:line="240" w:lineRule="auto"/>
      </w:pPr>
      <w:r>
        <w:separator/>
      </w:r>
    </w:p>
  </w:endnote>
  <w:endnote w:type="continuationSeparator" w:id="0">
    <w:p w14:paraId="2DB8A541" w14:textId="77777777" w:rsidR="002014D8" w:rsidRDefault="00201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860468"/>
      <w:docPartObj>
        <w:docPartGallery w:val="Page Numbers (Bottom of Page)"/>
        <w:docPartUnique/>
      </w:docPartObj>
    </w:sdtPr>
    <w:sdtEndPr>
      <w:rPr>
        <w:noProof/>
      </w:rPr>
    </w:sdtEndPr>
    <w:sdtContent>
      <w:p w14:paraId="74F66D58" w14:textId="76B8A36C" w:rsidR="0055567B" w:rsidRDefault="0055567B" w:rsidP="005556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11CFA8" w14:textId="77777777" w:rsidR="00546C90" w:rsidRDefault="00546C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1497529549"/>
      <w:docPartObj>
        <w:docPartGallery w:val="Page Numbers (Bottom of Page)"/>
        <w:docPartUnique/>
      </w:docPartObj>
    </w:sdtPr>
    <w:sdtEndPr/>
    <w:sdtContent>
      <w:p w14:paraId="4AABB913" w14:textId="2D7640D0" w:rsidR="0055567B" w:rsidRPr="0055567B" w:rsidRDefault="0055567B">
        <w:pPr>
          <w:pStyle w:val="Footer"/>
          <w:jc w:val="right"/>
          <w:rPr>
            <w:i w:val="0"/>
            <w:iCs/>
          </w:rPr>
        </w:pPr>
        <w:r w:rsidRPr="0055567B">
          <w:rPr>
            <w:i w:val="0"/>
            <w:iCs/>
          </w:rPr>
          <w:t xml:space="preserve">Page | </w:t>
        </w:r>
        <w:r w:rsidRPr="0055567B">
          <w:rPr>
            <w:i w:val="0"/>
            <w:iCs/>
          </w:rPr>
          <w:fldChar w:fldCharType="begin"/>
        </w:r>
        <w:r w:rsidRPr="0055567B">
          <w:rPr>
            <w:i w:val="0"/>
            <w:iCs/>
          </w:rPr>
          <w:instrText xml:space="preserve"> PAGE   \* MERGEFORMAT </w:instrText>
        </w:r>
        <w:r w:rsidRPr="0055567B">
          <w:rPr>
            <w:i w:val="0"/>
            <w:iCs/>
          </w:rPr>
          <w:fldChar w:fldCharType="separate"/>
        </w:r>
        <w:r w:rsidRPr="0055567B">
          <w:rPr>
            <w:i w:val="0"/>
            <w:iCs/>
            <w:noProof/>
          </w:rPr>
          <w:t>2</w:t>
        </w:r>
        <w:r w:rsidRPr="0055567B">
          <w:rPr>
            <w:i w:val="0"/>
            <w:iCs/>
            <w:noProof/>
          </w:rPr>
          <w:fldChar w:fldCharType="end"/>
        </w:r>
        <w:r w:rsidRPr="0055567B">
          <w:rPr>
            <w:i w:val="0"/>
            <w:iCs/>
          </w:rPr>
          <w:t xml:space="preserve"> </w:t>
        </w:r>
      </w:p>
    </w:sdtContent>
  </w:sdt>
  <w:p w14:paraId="0CF2AF36" w14:textId="77777777" w:rsidR="0055567B" w:rsidRDefault="005556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val="0"/>
      </w:rPr>
      <w:id w:val="-1996249724"/>
      <w:docPartObj>
        <w:docPartGallery w:val="Page Numbers (Bottom of Page)"/>
        <w:docPartUnique/>
      </w:docPartObj>
    </w:sdtPr>
    <w:sdtEndPr/>
    <w:sdtContent>
      <w:p w14:paraId="0B51339C" w14:textId="20CBC646" w:rsidR="0055567B" w:rsidRPr="0055567B" w:rsidRDefault="0055567B">
        <w:pPr>
          <w:pStyle w:val="Footer"/>
          <w:jc w:val="right"/>
          <w:rPr>
            <w:i w:val="0"/>
            <w:iCs/>
          </w:rPr>
        </w:pPr>
        <w:r w:rsidRPr="0055567B">
          <w:rPr>
            <w:i w:val="0"/>
            <w:iCs/>
          </w:rPr>
          <w:t xml:space="preserve">Page | </w:t>
        </w:r>
        <w:r w:rsidRPr="0055567B">
          <w:rPr>
            <w:i w:val="0"/>
            <w:iCs/>
          </w:rPr>
          <w:fldChar w:fldCharType="begin"/>
        </w:r>
        <w:r w:rsidRPr="0055567B">
          <w:rPr>
            <w:i w:val="0"/>
            <w:iCs/>
          </w:rPr>
          <w:instrText xml:space="preserve"> PAGE   \* MERGEFORMAT </w:instrText>
        </w:r>
        <w:r w:rsidRPr="0055567B">
          <w:rPr>
            <w:i w:val="0"/>
            <w:iCs/>
          </w:rPr>
          <w:fldChar w:fldCharType="separate"/>
        </w:r>
        <w:r w:rsidRPr="0055567B">
          <w:rPr>
            <w:i w:val="0"/>
            <w:iCs/>
            <w:noProof/>
          </w:rPr>
          <w:t>2</w:t>
        </w:r>
        <w:r w:rsidRPr="0055567B">
          <w:rPr>
            <w:i w:val="0"/>
            <w:iCs/>
            <w:noProof/>
          </w:rPr>
          <w:fldChar w:fldCharType="end"/>
        </w:r>
        <w:r w:rsidRPr="0055567B">
          <w:rPr>
            <w:i w:val="0"/>
            <w:iCs/>
          </w:rPr>
          <w:t xml:space="preserve"> </w:t>
        </w:r>
      </w:p>
    </w:sdtContent>
  </w:sdt>
  <w:p w14:paraId="6466F66F" w14:textId="77777777" w:rsidR="00546C90" w:rsidRDefault="00546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F763C" w14:textId="77777777" w:rsidR="002014D8" w:rsidRDefault="002014D8">
      <w:pPr>
        <w:spacing w:line="240" w:lineRule="auto"/>
      </w:pPr>
      <w:r>
        <w:separator/>
      </w:r>
    </w:p>
  </w:footnote>
  <w:footnote w:type="continuationSeparator" w:id="0">
    <w:p w14:paraId="4C241EFB" w14:textId="77777777" w:rsidR="002014D8" w:rsidRDefault="00201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7A00" w14:textId="7027F25F" w:rsidR="007C4650" w:rsidRDefault="007C4650" w:rsidP="007C4650">
    <w:pPr>
      <w:pStyle w:val="Header"/>
    </w:pPr>
  </w:p>
  <w:p w14:paraId="6CA6DDE1" w14:textId="524BBC9D" w:rsidR="005200C0" w:rsidRDefault="005200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D078" w14:textId="77777777" w:rsidR="00546C90" w:rsidRDefault="00546C90">
    <w:pPr>
      <w:pStyle w:val="Header"/>
    </w:pPr>
  </w:p>
  <w:p w14:paraId="01BE2DFD" w14:textId="77777777" w:rsidR="00546C90" w:rsidRDefault="00546C90"/>
</w:hdr>
</file>

<file path=word/intelligence2.xml><?xml version="1.0" encoding="utf-8"?>
<int2:intelligence xmlns:int2="http://schemas.microsoft.com/office/intelligence/2020/intelligence" xmlns:oel="http://schemas.microsoft.com/office/2019/extlst">
  <int2:observations>
    <int2:textHash int2:hashCode="IsxpgcxCcZqeig" int2:id="AqCinuX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D306062"/>
    <w:lvl w:ilvl="0">
      <w:start w:val="1"/>
      <w:numFmt w:val="decimal"/>
      <w:lvlText w:val="%1."/>
      <w:lvlJc w:val="left"/>
      <w:rPr>
        <w:rFonts w:hint="default"/>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6F21B1"/>
    <w:multiLevelType w:val="hybridMultilevel"/>
    <w:tmpl w:val="69927A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026768BB"/>
    <w:multiLevelType w:val="multilevel"/>
    <w:tmpl w:val="843A057C"/>
    <w:lvl w:ilvl="0">
      <w:start w:val="1"/>
      <w:numFmt w:val="decimal"/>
      <w:lvlText w:val="%1."/>
      <w:lvlJc w:val="left"/>
      <w:rPr>
        <w:rFonts w:hint="default"/>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035755AE"/>
    <w:multiLevelType w:val="hybridMultilevel"/>
    <w:tmpl w:val="8BFA61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B1428"/>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25BFF"/>
    <w:multiLevelType w:val="multilevel"/>
    <w:tmpl w:val="2000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EB53A18"/>
    <w:multiLevelType w:val="multilevel"/>
    <w:tmpl w:val="B0CE6A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1FA2FD2"/>
    <w:multiLevelType w:val="multilevel"/>
    <w:tmpl w:val="9F6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5070A"/>
    <w:multiLevelType w:val="hybridMultilevel"/>
    <w:tmpl w:val="61AA1F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1D459ED"/>
    <w:multiLevelType w:val="hybridMultilevel"/>
    <w:tmpl w:val="7E3AD478"/>
    <w:lvl w:ilvl="0" w:tplc="800A9090">
      <w:start w:val="1"/>
      <w:numFmt w:val="decimal"/>
      <w:lvlText w:val="%1"/>
      <w:lvlJc w:val="left"/>
      <w:pPr>
        <w:ind w:left="903" w:hanging="407"/>
      </w:pPr>
      <w:rPr>
        <w:rFonts w:hint="default"/>
      </w:rPr>
    </w:lvl>
    <w:lvl w:ilvl="1" w:tplc="4A38BEDE">
      <w:numFmt w:val="none"/>
      <w:lvlText w:val=""/>
      <w:lvlJc w:val="left"/>
      <w:pPr>
        <w:tabs>
          <w:tab w:val="num" w:pos="360"/>
        </w:tabs>
      </w:pPr>
    </w:lvl>
    <w:lvl w:ilvl="2" w:tplc="D74C3B3E">
      <w:numFmt w:val="none"/>
      <w:lvlText w:val=""/>
      <w:lvlJc w:val="left"/>
      <w:pPr>
        <w:tabs>
          <w:tab w:val="num" w:pos="360"/>
        </w:tabs>
      </w:pPr>
    </w:lvl>
    <w:lvl w:ilvl="3" w:tplc="46B897F4">
      <w:numFmt w:val="bullet"/>
      <w:lvlText w:val="•"/>
      <w:lvlJc w:val="left"/>
      <w:pPr>
        <w:ind w:left="2926" w:hanging="677"/>
      </w:pPr>
      <w:rPr>
        <w:rFonts w:hint="default"/>
      </w:rPr>
    </w:lvl>
    <w:lvl w:ilvl="4" w:tplc="DDF20BDE">
      <w:numFmt w:val="bullet"/>
      <w:lvlText w:val="•"/>
      <w:lvlJc w:val="left"/>
      <w:pPr>
        <w:ind w:left="3800" w:hanging="677"/>
      </w:pPr>
      <w:rPr>
        <w:rFonts w:hint="default"/>
      </w:rPr>
    </w:lvl>
    <w:lvl w:ilvl="5" w:tplc="C2F00240">
      <w:numFmt w:val="bullet"/>
      <w:lvlText w:val="•"/>
      <w:lvlJc w:val="left"/>
      <w:pPr>
        <w:ind w:left="4673" w:hanging="677"/>
      </w:pPr>
      <w:rPr>
        <w:rFonts w:hint="default"/>
      </w:rPr>
    </w:lvl>
    <w:lvl w:ilvl="6" w:tplc="A94C353C">
      <w:numFmt w:val="bullet"/>
      <w:lvlText w:val="•"/>
      <w:lvlJc w:val="left"/>
      <w:pPr>
        <w:ind w:left="5546" w:hanging="677"/>
      </w:pPr>
      <w:rPr>
        <w:rFonts w:hint="default"/>
      </w:rPr>
    </w:lvl>
    <w:lvl w:ilvl="7" w:tplc="A992D28C">
      <w:numFmt w:val="bullet"/>
      <w:lvlText w:val="•"/>
      <w:lvlJc w:val="left"/>
      <w:pPr>
        <w:ind w:left="6420" w:hanging="677"/>
      </w:pPr>
      <w:rPr>
        <w:rFonts w:hint="default"/>
      </w:rPr>
    </w:lvl>
    <w:lvl w:ilvl="8" w:tplc="E51AA9E6">
      <w:numFmt w:val="bullet"/>
      <w:lvlText w:val="•"/>
      <w:lvlJc w:val="left"/>
      <w:pPr>
        <w:ind w:left="7293" w:hanging="677"/>
      </w:pPr>
      <w:rPr>
        <w:rFonts w:hint="default"/>
      </w:rPr>
    </w:lvl>
  </w:abstractNum>
  <w:abstractNum w:abstractNumId="12"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920AE"/>
    <w:multiLevelType w:val="hybridMultilevel"/>
    <w:tmpl w:val="F0208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DE18B2"/>
    <w:multiLevelType w:val="hybridMultilevel"/>
    <w:tmpl w:val="208A8E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5F7178"/>
    <w:multiLevelType w:val="hybridMultilevel"/>
    <w:tmpl w:val="B982300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CD905FA"/>
    <w:multiLevelType w:val="multilevel"/>
    <w:tmpl w:val="E636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E6919"/>
    <w:multiLevelType w:val="multilevel"/>
    <w:tmpl w:val="E636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4253F"/>
    <w:multiLevelType w:val="hybridMultilevel"/>
    <w:tmpl w:val="FFFFFFFF"/>
    <w:lvl w:ilvl="0" w:tplc="C2A6F82A">
      <w:start w:val="1"/>
      <w:numFmt w:val="bullet"/>
      <w:lvlText w:val=""/>
      <w:lvlJc w:val="left"/>
      <w:pPr>
        <w:ind w:left="720" w:hanging="360"/>
      </w:pPr>
      <w:rPr>
        <w:rFonts w:ascii="Symbol" w:hAnsi="Symbol" w:hint="default"/>
      </w:rPr>
    </w:lvl>
    <w:lvl w:ilvl="1" w:tplc="29D426A0">
      <w:start w:val="1"/>
      <w:numFmt w:val="bullet"/>
      <w:lvlText w:val="o"/>
      <w:lvlJc w:val="left"/>
      <w:pPr>
        <w:ind w:left="1440" w:hanging="360"/>
      </w:pPr>
      <w:rPr>
        <w:rFonts w:ascii="Courier New" w:hAnsi="Courier New" w:hint="default"/>
      </w:rPr>
    </w:lvl>
    <w:lvl w:ilvl="2" w:tplc="4E8A6FD0">
      <w:start w:val="1"/>
      <w:numFmt w:val="bullet"/>
      <w:lvlText w:val=""/>
      <w:lvlJc w:val="left"/>
      <w:pPr>
        <w:ind w:left="2160" w:hanging="360"/>
      </w:pPr>
      <w:rPr>
        <w:rFonts w:ascii="Wingdings" w:hAnsi="Wingdings" w:hint="default"/>
      </w:rPr>
    </w:lvl>
    <w:lvl w:ilvl="3" w:tplc="F216C0E0">
      <w:start w:val="1"/>
      <w:numFmt w:val="bullet"/>
      <w:lvlText w:val=""/>
      <w:lvlJc w:val="left"/>
      <w:pPr>
        <w:ind w:left="2880" w:hanging="360"/>
      </w:pPr>
      <w:rPr>
        <w:rFonts w:ascii="Symbol" w:hAnsi="Symbol" w:hint="default"/>
      </w:rPr>
    </w:lvl>
    <w:lvl w:ilvl="4" w:tplc="EB9EAAC4">
      <w:start w:val="1"/>
      <w:numFmt w:val="bullet"/>
      <w:lvlText w:val="o"/>
      <w:lvlJc w:val="left"/>
      <w:pPr>
        <w:ind w:left="3600" w:hanging="360"/>
      </w:pPr>
      <w:rPr>
        <w:rFonts w:ascii="Courier New" w:hAnsi="Courier New" w:hint="default"/>
      </w:rPr>
    </w:lvl>
    <w:lvl w:ilvl="5" w:tplc="C7409212">
      <w:start w:val="1"/>
      <w:numFmt w:val="bullet"/>
      <w:lvlText w:val=""/>
      <w:lvlJc w:val="left"/>
      <w:pPr>
        <w:ind w:left="4320" w:hanging="360"/>
      </w:pPr>
      <w:rPr>
        <w:rFonts w:ascii="Wingdings" w:hAnsi="Wingdings" w:hint="default"/>
      </w:rPr>
    </w:lvl>
    <w:lvl w:ilvl="6" w:tplc="1FBCDC5A">
      <w:start w:val="1"/>
      <w:numFmt w:val="bullet"/>
      <w:lvlText w:val=""/>
      <w:lvlJc w:val="left"/>
      <w:pPr>
        <w:ind w:left="5040" w:hanging="360"/>
      </w:pPr>
      <w:rPr>
        <w:rFonts w:ascii="Symbol" w:hAnsi="Symbol" w:hint="default"/>
      </w:rPr>
    </w:lvl>
    <w:lvl w:ilvl="7" w:tplc="F970FDB2">
      <w:start w:val="1"/>
      <w:numFmt w:val="bullet"/>
      <w:lvlText w:val="o"/>
      <w:lvlJc w:val="left"/>
      <w:pPr>
        <w:ind w:left="5760" w:hanging="360"/>
      </w:pPr>
      <w:rPr>
        <w:rFonts w:ascii="Courier New" w:hAnsi="Courier New" w:hint="default"/>
      </w:rPr>
    </w:lvl>
    <w:lvl w:ilvl="8" w:tplc="3FD8D61E">
      <w:start w:val="1"/>
      <w:numFmt w:val="bullet"/>
      <w:lvlText w:val=""/>
      <w:lvlJc w:val="left"/>
      <w:pPr>
        <w:ind w:left="6480" w:hanging="360"/>
      </w:pPr>
      <w:rPr>
        <w:rFonts w:ascii="Wingdings" w:hAnsi="Wingdings" w:hint="default"/>
      </w:rPr>
    </w:lvl>
  </w:abstractNum>
  <w:abstractNum w:abstractNumId="19" w15:restartNumberingAfterBreak="0">
    <w:nsid w:val="427B1E84"/>
    <w:multiLevelType w:val="hybridMultilevel"/>
    <w:tmpl w:val="ADCCD60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6AB4C06"/>
    <w:multiLevelType w:val="multilevel"/>
    <w:tmpl w:val="AD587B20"/>
    <w:lvl w:ilvl="0">
      <w:start w:val="1"/>
      <w:numFmt w:val="decimal"/>
      <w:lvlText w:val="%1."/>
      <w:lvlJc w:val="left"/>
      <w:pPr>
        <w:ind w:left="360" w:hanging="360"/>
      </w:pPr>
      <w:rPr>
        <w:rFonts w:hint="default"/>
      </w:rPr>
    </w:lvl>
    <w:lvl w:ilvl="1">
      <w:start w:val="1"/>
      <w:numFmt w:val="decimal"/>
      <w:suff w:val="space"/>
      <w:lvlText w:val="%1.%2."/>
      <w:lvlJc w:val="left"/>
      <w:pPr>
        <w:ind w:left="1134" w:hanging="774"/>
      </w:pPr>
      <w:rPr>
        <w:rFonts w:hint="default"/>
      </w:rPr>
    </w:lvl>
    <w:lvl w:ilvl="2">
      <w:start w:val="1"/>
      <w:numFmt w:val="decimal"/>
      <w:lvlText w:val="%1.%2.%3."/>
      <w:lvlJc w:val="left"/>
      <w:pPr>
        <w:ind w:left="1224" w:hanging="504"/>
      </w:pPr>
      <w:rPr>
        <w:rFonts w:hint="default"/>
        <w:b/>
        <w:bCs/>
        <w:color w:val="26334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E765501"/>
    <w:multiLevelType w:val="multilevel"/>
    <w:tmpl w:val="A1E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B6209"/>
    <w:multiLevelType w:val="hybridMultilevel"/>
    <w:tmpl w:val="5B94B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0E3A1D"/>
    <w:multiLevelType w:val="multilevel"/>
    <w:tmpl w:val="70CA520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5CC2CA3"/>
    <w:multiLevelType w:val="multilevel"/>
    <w:tmpl w:val="2000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5" w15:restartNumberingAfterBreak="0">
    <w:nsid w:val="574544A5"/>
    <w:multiLevelType w:val="multilevel"/>
    <w:tmpl w:val="0DEC762C"/>
    <w:lvl w:ilvl="0">
      <w:start w:val="1"/>
      <w:numFmt w:val="bullet"/>
      <w:lvlText w:val=""/>
      <w:lvlJc w:val="left"/>
      <w:pPr>
        <w:ind w:left="720" w:hanging="360"/>
      </w:pPr>
      <w:rPr>
        <w:rFonts w:ascii="Symbol" w:hAnsi="Symbol" w:hint="default"/>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5C1A2152"/>
    <w:multiLevelType w:val="hybridMultilevel"/>
    <w:tmpl w:val="E0A4A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C39333B"/>
    <w:multiLevelType w:val="multilevel"/>
    <w:tmpl w:val="B89E25EA"/>
    <w:lvl w:ilvl="0">
      <w:start w:val="1"/>
      <w:numFmt w:val="upperLetter"/>
      <w:lvlText w:val="Appendix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8" w15:restartNumberingAfterBreak="0">
    <w:nsid w:val="602C5403"/>
    <w:multiLevelType w:val="multilevel"/>
    <w:tmpl w:val="9F9EF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52AD0"/>
    <w:multiLevelType w:val="hybridMultilevel"/>
    <w:tmpl w:val="6EE261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A0A5E67"/>
    <w:multiLevelType w:val="multilevel"/>
    <w:tmpl w:val="2000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1" w15:restartNumberingAfterBreak="0">
    <w:nsid w:val="6BD940F3"/>
    <w:multiLevelType w:val="multilevel"/>
    <w:tmpl w:val="E37CB3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A9442BE"/>
    <w:multiLevelType w:val="multilevel"/>
    <w:tmpl w:val="5800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A61F2"/>
    <w:multiLevelType w:val="multilevel"/>
    <w:tmpl w:val="972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956237">
    <w:abstractNumId w:val="0"/>
  </w:num>
  <w:num w:numId="2" w16cid:durableId="977799655">
    <w:abstractNumId w:val="6"/>
  </w:num>
  <w:num w:numId="3" w16cid:durableId="105734166">
    <w:abstractNumId w:val="0"/>
  </w:num>
  <w:num w:numId="4" w16cid:durableId="1132405774">
    <w:abstractNumId w:val="0"/>
  </w:num>
  <w:num w:numId="5" w16cid:durableId="1608538840">
    <w:abstractNumId w:val="12"/>
  </w:num>
  <w:num w:numId="6" w16cid:durableId="1006595742">
    <w:abstractNumId w:val="4"/>
  </w:num>
  <w:num w:numId="7" w16cid:durableId="990013918">
    <w:abstractNumId w:val="22"/>
  </w:num>
  <w:num w:numId="8" w16cid:durableId="641890212">
    <w:abstractNumId w:val="13"/>
  </w:num>
  <w:num w:numId="9" w16cid:durableId="143932580">
    <w:abstractNumId w:val="26"/>
  </w:num>
  <w:num w:numId="10" w16cid:durableId="1334800622">
    <w:abstractNumId w:val="27"/>
  </w:num>
  <w:num w:numId="11" w16cid:durableId="1446774999">
    <w:abstractNumId w:val="0"/>
  </w:num>
  <w:num w:numId="12" w16cid:durableId="1835796362">
    <w:abstractNumId w:val="0"/>
  </w:num>
  <w:num w:numId="13" w16cid:durableId="1279333165">
    <w:abstractNumId w:val="0"/>
  </w:num>
  <w:num w:numId="14" w16cid:durableId="252594680">
    <w:abstractNumId w:val="0"/>
  </w:num>
  <w:num w:numId="15" w16cid:durableId="14114589">
    <w:abstractNumId w:val="11"/>
  </w:num>
  <w:num w:numId="16" w16cid:durableId="1616331841">
    <w:abstractNumId w:val="0"/>
  </w:num>
  <w:num w:numId="17" w16cid:durableId="1108424938">
    <w:abstractNumId w:val="0"/>
  </w:num>
  <w:num w:numId="18" w16cid:durableId="987631543">
    <w:abstractNumId w:val="0"/>
  </w:num>
  <w:num w:numId="19" w16cid:durableId="1622220873">
    <w:abstractNumId w:val="14"/>
  </w:num>
  <w:num w:numId="20" w16cid:durableId="627857632">
    <w:abstractNumId w:val="0"/>
  </w:num>
  <w:num w:numId="21" w16cid:durableId="1247180949">
    <w:abstractNumId w:val="0"/>
  </w:num>
  <w:num w:numId="22" w16cid:durableId="738212050">
    <w:abstractNumId w:val="3"/>
  </w:num>
  <w:num w:numId="23" w16cid:durableId="1254237921">
    <w:abstractNumId w:val="20"/>
  </w:num>
  <w:num w:numId="24" w16cid:durableId="2097096575">
    <w:abstractNumId w:val="8"/>
  </w:num>
  <w:num w:numId="25" w16cid:durableId="1731423204">
    <w:abstractNumId w:val="31"/>
  </w:num>
  <w:num w:numId="26" w16cid:durableId="101151206">
    <w:abstractNumId w:val="23"/>
  </w:num>
  <w:num w:numId="27" w16cid:durableId="50691749">
    <w:abstractNumId w:val="21"/>
  </w:num>
  <w:num w:numId="28" w16cid:durableId="162817562">
    <w:abstractNumId w:val="19"/>
  </w:num>
  <w:num w:numId="29" w16cid:durableId="635531561">
    <w:abstractNumId w:val="1"/>
  </w:num>
  <w:num w:numId="30" w16cid:durableId="1820460183">
    <w:abstractNumId w:val="18"/>
  </w:num>
  <w:num w:numId="31" w16cid:durableId="372002649">
    <w:abstractNumId w:val="2"/>
  </w:num>
  <w:num w:numId="32" w16cid:durableId="1610888808">
    <w:abstractNumId w:val="25"/>
  </w:num>
  <w:num w:numId="33" w16cid:durableId="1080638742">
    <w:abstractNumId w:val="10"/>
  </w:num>
  <w:num w:numId="34" w16cid:durableId="891309290">
    <w:abstractNumId w:val="29"/>
  </w:num>
  <w:num w:numId="35" w16cid:durableId="687104524">
    <w:abstractNumId w:val="15"/>
  </w:num>
  <w:num w:numId="36" w16cid:durableId="240483513">
    <w:abstractNumId w:val="5"/>
  </w:num>
  <w:num w:numId="37" w16cid:durableId="122191669">
    <w:abstractNumId w:val="28"/>
  </w:num>
  <w:num w:numId="38" w16cid:durableId="284166952">
    <w:abstractNumId w:val="9"/>
  </w:num>
  <w:num w:numId="39" w16cid:durableId="152989210">
    <w:abstractNumId w:val="16"/>
  </w:num>
  <w:num w:numId="40" w16cid:durableId="1406025670">
    <w:abstractNumId w:val="30"/>
  </w:num>
  <w:num w:numId="41" w16cid:durableId="70779990">
    <w:abstractNumId w:val="32"/>
  </w:num>
  <w:num w:numId="42" w16cid:durableId="1970042726">
    <w:abstractNumId w:val="33"/>
  </w:num>
  <w:num w:numId="43" w16cid:durableId="1115440624">
    <w:abstractNumId w:val="24"/>
  </w:num>
  <w:num w:numId="44" w16cid:durableId="1071736882">
    <w:abstractNumId w:val="7"/>
  </w:num>
  <w:num w:numId="45" w16cid:durableId="152235381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ider Ali">
    <w15:presenceInfo w15:providerId="Windows Live" w15:userId="f9870690a1daab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1MDMwMTAEQlMTQyUdpeDU4uLM/DyQAsNaAHIFsgwsAAAA"/>
    <w:docVar w:name="dgnword-docGUID" w:val="{2CC74E0D-E94F-445A-8743-4FB3C5B198CA}"/>
    <w:docVar w:name="dgnword-eventsink" w:val="22325624"/>
  </w:docVars>
  <w:rsids>
    <w:rsidRoot w:val="0041527F"/>
    <w:rsid w:val="000018E6"/>
    <w:rsid w:val="00001EA8"/>
    <w:rsid w:val="00002287"/>
    <w:rsid w:val="0000413D"/>
    <w:rsid w:val="00010BE1"/>
    <w:rsid w:val="0001215D"/>
    <w:rsid w:val="00013C7D"/>
    <w:rsid w:val="000161C5"/>
    <w:rsid w:val="000248CB"/>
    <w:rsid w:val="000365D6"/>
    <w:rsid w:val="00041C52"/>
    <w:rsid w:val="000451E5"/>
    <w:rsid w:val="0004538F"/>
    <w:rsid w:val="00052106"/>
    <w:rsid w:val="00054405"/>
    <w:rsid w:val="000567A3"/>
    <w:rsid w:val="00060605"/>
    <w:rsid w:val="000654CD"/>
    <w:rsid w:val="00081FDA"/>
    <w:rsid w:val="000A3D59"/>
    <w:rsid w:val="000A4B90"/>
    <w:rsid w:val="000A5CAF"/>
    <w:rsid w:val="000A648D"/>
    <w:rsid w:val="000A64A5"/>
    <w:rsid w:val="000A72BD"/>
    <w:rsid w:val="000C33CA"/>
    <w:rsid w:val="000C6B53"/>
    <w:rsid w:val="000D369B"/>
    <w:rsid w:val="000D5ACA"/>
    <w:rsid w:val="000E0341"/>
    <w:rsid w:val="000E0B28"/>
    <w:rsid w:val="000E7C61"/>
    <w:rsid w:val="00105D01"/>
    <w:rsid w:val="00106F28"/>
    <w:rsid w:val="00110210"/>
    <w:rsid w:val="001114CB"/>
    <w:rsid w:val="001124AD"/>
    <w:rsid w:val="00116AB8"/>
    <w:rsid w:val="0012150A"/>
    <w:rsid w:val="00121F58"/>
    <w:rsid w:val="00123AE2"/>
    <w:rsid w:val="00133470"/>
    <w:rsid w:val="0013511B"/>
    <w:rsid w:val="0013527E"/>
    <w:rsid w:val="001450EE"/>
    <w:rsid w:val="001621CC"/>
    <w:rsid w:val="0016707C"/>
    <w:rsid w:val="00185FA1"/>
    <w:rsid w:val="00192DC0"/>
    <w:rsid w:val="00197EE8"/>
    <w:rsid w:val="001A32D1"/>
    <w:rsid w:val="001B0364"/>
    <w:rsid w:val="001B6A2F"/>
    <w:rsid w:val="001C0B32"/>
    <w:rsid w:val="001C3955"/>
    <w:rsid w:val="001D12AC"/>
    <w:rsid w:val="001D5734"/>
    <w:rsid w:val="001E04AC"/>
    <w:rsid w:val="001E1560"/>
    <w:rsid w:val="001E6425"/>
    <w:rsid w:val="001F0E0F"/>
    <w:rsid w:val="001F380B"/>
    <w:rsid w:val="001F520A"/>
    <w:rsid w:val="001F70CF"/>
    <w:rsid w:val="002014D8"/>
    <w:rsid w:val="00203964"/>
    <w:rsid w:val="00203A24"/>
    <w:rsid w:val="00205903"/>
    <w:rsid w:val="002200AC"/>
    <w:rsid w:val="002278C0"/>
    <w:rsid w:val="0023117E"/>
    <w:rsid w:val="002331B9"/>
    <w:rsid w:val="00240019"/>
    <w:rsid w:val="00241917"/>
    <w:rsid w:val="002456B2"/>
    <w:rsid w:val="00253A73"/>
    <w:rsid w:val="0026134E"/>
    <w:rsid w:val="002721E3"/>
    <w:rsid w:val="002816F8"/>
    <w:rsid w:val="002851FA"/>
    <w:rsid w:val="002914BE"/>
    <w:rsid w:val="002929E8"/>
    <w:rsid w:val="002A1794"/>
    <w:rsid w:val="002A1A55"/>
    <w:rsid w:val="002A336A"/>
    <w:rsid w:val="002A3997"/>
    <w:rsid w:val="002B0DB5"/>
    <w:rsid w:val="002B1B0C"/>
    <w:rsid w:val="002B2B4E"/>
    <w:rsid w:val="002B3BAD"/>
    <w:rsid w:val="002B4566"/>
    <w:rsid w:val="002B7790"/>
    <w:rsid w:val="002C726F"/>
    <w:rsid w:val="002D7A9E"/>
    <w:rsid w:val="002E1943"/>
    <w:rsid w:val="002E48CE"/>
    <w:rsid w:val="002E66CC"/>
    <w:rsid w:val="002E73A6"/>
    <w:rsid w:val="002F2678"/>
    <w:rsid w:val="002F4508"/>
    <w:rsid w:val="003018BF"/>
    <w:rsid w:val="00307E95"/>
    <w:rsid w:val="00310B3C"/>
    <w:rsid w:val="0031490D"/>
    <w:rsid w:val="003263D4"/>
    <w:rsid w:val="00326677"/>
    <w:rsid w:val="00334851"/>
    <w:rsid w:val="0033665B"/>
    <w:rsid w:val="00337382"/>
    <w:rsid w:val="003378A8"/>
    <w:rsid w:val="0034319B"/>
    <w:rsid w:val="00345238"/>
    <w:rsid w:val="00351104"/>
    <w:rsid w:val="00352734"/>
    <w:rsid w:val="00357766"/>
    <w:rsid w:val="00376A44"/>
    <w:rsid w:val="00376F54"/>
    <w:rsid w:val="00383502"/>
    <w:rsid w:val="003860D4"/>
    <w:rsid w:val="003865FD"/>
    <w:rsid w:val="00386FF7"/>
    <w:rsid w:val="00387BB4"/>
    <w:rsid w:val="00395BCC"/>
    <w:rsid w:val="00397F7C"/>
    <w:rsid w:val="003B2521"/>
    <w:rsid w:val="003B3134"/>
    <w:rsid w:val="003B3F81"/>
    <w:rsid w:val="003C75CE"/>
    <w:rsid w:val="003C7AF8"/>
    <w:rsid w:val="003D7572"/>
    <w:rsid w:val="003E0D3F"/>
    <w:rsid w:val="003E10E5"/>
    <w:rsid w:val="003E3116"/>
    <w:rsid w:val="003F4183"/>
    <w:rsid w:val="003F6484"/>
    <w:rsid w:val="00401D29"/>
    <w:rsid w:val="004026A6"/>
    <w:rsid w:val="00404164"/>
    <w:rsid w:val="00405011"/>
    <w:rsid w:val="00405023"/>
    <w:rsid w:val="00406CAC"/>
    <w:rsid w:val="004114B9"/>
    <w:rsid w:val="0041193A"/>
    <w:rsid w:val="0041227F"/>
    <w:rsid w:val="0041425E"/>
    <w:rsid w:val="0041527F"/>
    <w:rsid w:val="00415C12"/>
    <w:rsid w:val="004355B4"/>
    <w:rsid w:val="00435DEB"/>
    <w:rsid w:val="00443275"/>
    <w:rsid w:val="00443C17"/>
    <w:rsid w:val="00445CAD"/>
    <w:rsid w:val="00450459"/>
    <w:rsid w:val="004513F0"/>
    <w:rsid w:val="00453E87"/>
    <w:rsid w:val="00454B30"/>
    <w:rsid w:val="00457943"/>
    <w:rsid w:val="00460C33"/>
    <w:rsid w:val="004613D6"/>
    <w:rsid w:val="00465743"/>
    <w:rsid w:val="004700FE"/>
    <w:rsid w:val="0047312B"/>
    <w:rsid w:val="00487C65"/>
    <w:rsid w:val="00487D96"/>
    <w:rsid w:val="00491BC2"/>
    <w:rsid w:val="004A575F"/>
    <w:rsid w:val="004A6686"/>
    <w:rsid w:val="004A678E"/>
    <w:rsid w:val="004B07C7"/>
    <w:rsid w:val="004B7F82"/>
    <w:rsid w:val="004C2536"/>
    <w:rsid w:val="004C43A5"/>
    <w:rsid w:val="004D1509"/>
    <w:rsid w:val="004D22A3"/>
    <w:rsid w:val="004D7DC8"/>
    <w:rsid w:val="004E3933"/>
    <w:rsid w:val="004E4D7F"/>
    <w:rsid w:val="004F0470"/>
    <w:rsid w:val="004F3427"/>
    <w:rsid w:val="004F7E24"/>
    <w:rsid w:val="00501629"/>
    <w:rsid w:val="00506E36"/>
    <w:rsid w:val="00507275"/>
    <w:rsid w:val="00510DF2"/>
    <w:rsid w:val="005135C1"/>
    <w:rsid w:val="005142BC"/>
    <w:rsid w:val="0051507A"/>
    <w:rsid w:val="00517FC4"/>
    <w:rsid w:val="005200C0"/>
    <w:rsid w:val="00542FC6"/>
    <w:rsid w:val="00544B4A"/>
    <w:rsid w:val="00546B4B"/>
    <w:rsid w:val="00546C90"/>
    <w:rsid w:val="00552CAA"/>
    <w:rsid w:val="005538C8"/>
    <w:rsid w:val="005540A6"/>
    <w:rsid w:val="00554F6A"/>
    <w:rsid w:val="005554A5"/>
    <w:rsid w:val="0055567B"/>
    <w:rsid w:val="0056243D"/>
    <w:rsid w:val="0056414B"/>
    <w:rsid w:val="00566C9D"/>
    <w:rsid w:val="00580155"/>
    <w:rsid w:val="00581030"/>
    <w:rsid w:val="00581257"/>
    <w:rsid w:val="00587183"/>
    <w:rsid w:val="005A108E"/>
    <w:rsid w:val="005B738C"/>
    <w:rsid w:val="005C1D2E"/>
    <w:rsid w:val="005C50E6"/>
    <w:rsid w:val="005C50EA"/>
    <w:rsid w:val="005C69CF"/>
    <w:rsid w:val="005D0A35"/>
    <w:rsid w:val="005D2ACA"/>
    <w:rsid w:val="005D2CF1"/>
    <w:rsid w:val="005E1431"/>
    <w:rsid w:val="005E14B5"/>
    <w:rsid w:val="005E38AE"/>
    <w:rsid w:val="005E3DEF"/>
    <w:rsid w:val="005F4F23"/>
    <w:rsid w:val="005F6AA7"/>
    <w:rsid w:val="005F6EE2"/>
    <w:rsid w:val="00604D8E"/>
    <w:rsid w:val="00607858"/>
    <w:rsid w:val="006134DB"/>
    <w:rsid w:val="00614552"/>
    <w:rsid w:val="00623EA8"/>
    <w:rsid w:val="00626E80"/>
    <w:rsid w:val="00630B13"/>
    <w:rsid w:val="0063159C"/>
    <w:rsid w:val="00643B82"/>
    <w:rsid w:val="00643CF2"/>
    <w:rsid w:val="00647E47"/>
    <w:rsid w:val="006508A7"/>
    <w:rsid w:val="00654A8A"/>
    <w:rsid w:val="006550A9"/>
    <w:rsid w:val="00662798"/>
    <w:rsid w:val="00663AB7"/>
    <w:rsid w:val="00676554"/>
    <w:rsid w:val="00691525"/>
    <w:rsid w:val="00692B51"/>
    <w:rsid w:val="00692F9C"/>
    <w:rsid w:val="006A0187"/>
    <w:rsid w:val="006A26A8"/>
    <w:rsid w:val="006A3D76"/>
    <w:rsid w:val="006A7AE2"/>
    <w:rsid w:val="006B12AE"/>
    <w:rsid w:val="006B3620"/>
    <w:rsid w:val="006B41F0"/>
    <w:rsid w:val="006D7868"/>
    <w:rsid w:val="006E446C"/>
    <w:rsid w:val="006E621D"/>
    <w:rsid w:val="006F0E67"/>
    <w:rsid w:val="006F3915"/>
    <w:rsid w:val="0070544C"/>
    <w:rsid w:val="007221E1"/>
    <w:rsid w:val="007311FB"/>
    <w:rsid w:val="00732BC7"/>
    <w:rsid w:val="00734D0C"/>
    <w:rsid w:val="007405B2"/>
    <w:rsid w:val="00752E06"/>
    <w:rsid w:val="00753021"/>
    <w:rsid w:val="0075427B"/>
    <w:rsid w:val="00761503"/>
    <w:rsid w:val="007615B0"/>
    <w:rsid w:val="00764E3D"/>
    <w:rsid w:val="007678A4"/>
    <w:rsid w:val="007704AE"/>
    <w:rsid w:val="00774A0A"/>
    <w:rsid w:val="00777A2C"/>
    <w:rsid w:val="0079056B"/>
    <w:rsid w:val="007A2642"/>
    <w:rsid w:val="007A26AB"/>
    <w:rsid w:val="007B2F58"/>
    <w:rsid w:val="007B676E"/>
    <w:rsid w:val="007C4650"/>
    <w:rsid w:val="007C53BA"/>
    <w:rsid w:val="007C5709"/>
    <w:rsid w:val="007D08D4"/>
    <w:rsid w:val="007D218A"/>
    <w:rsid w:val="007D6382"/>
    <w:rsid w:val="007E120A"/>
    <w:rsid w:val="007E273D"/>
    <w:rsid w:val="007E34B4"/>
    <w:rsid w:val="007F1ADA"/>
    <w:rsid w:val="00801FD5"/>
    <w:rsid w:val="00803132"/>
    <w:rsid w:val="008075C4"/>
    <w:rsid w:val="00810467"/>
    <w:rsid w:val="00814529"/>
    <w:rsid w:val="008154AA"/>
    <w:rsid w:val="00821A3B"/>
    <w:rsid w:val="00830D90"/>
    <w:rsid w:val="008362E8"/>
    <w:rsid w:val="00846F23"/>
    <w:rsid w:val="00847342"/>
    <w:rsid w:val="00853119"/>
    <w:rsid w:val="00853AB8"/>
    <w:rsid w:val="0085424F"/>
    <w:rsid w:val="00862580"/>
    <w:rsid w:val="00863A34"/>
    <w:rsid w:val="008643F5"/>
    <w:rsid w:val="00865506"/>
    <w:rsid w:val="008659D5"/>
    <w:rsid w:val="00865EB9"/>
    <w:rsid w:val="00883DDB"/>
    <w:rsid w:val="0088687A"/>
    <w:rsid w:val="008877EA"/>
    <w:rsid w:val="00893849"/>
    <w:rsid w:val="0089508A"/>
    <w:rsid w:val="00895AE6"/>
    <w:rsid w:val="008A40A2"/>
    <w:rsid w:val="008A6A17"/>
    <w:rsid w:val="008A7885"/>
    <w:rsid w:val="008C06AF"/>
    <w:rsid w:val="008C7A7E"/>
    <w:rsid w:val="008C7E8C"/>
    <w:rsid w:val="008D02FA"/>
    <w:rsid w:val="008D3E6B"/>
    <w:rsid w:val="008D45B6"/>
    <w:rsid w:val="008E2A3D"/>
    <w:rsid w:val="008F1CBF"/>
    <w:rsid w:val="008F3199"/>
    <w:rsid w:val="00901D5B"/>
    <w:rsid w:val="00905065"/>
    <w:rsid w:val="00911F02"/>
    <w:rsid w:val="00912DE4"/>
    <w:rsid w:val="00916346"/>
    <w:rsid w:val="0092529B"/>
    <w:rsid w:val="00927031"/>
    <w:rsid w:val="00931EB5"/>
    <w:rsid w:val="00935E2D"/>
    <w:rsid w:val="00940C31"/>
    <w:rsid w:val="009423EF"/>
    <w:rsid w:val="00947EFE"/>
    <w:rsid w:val="009513A9"/>
    <w:rsid w:val="00956F24"/>
    <w:rsid w:val="00962818"/>
    <w:rsid w:val="0096418F"/>
    <w:rsid w:val="00966788"/>
    <w:rsid w:val="00973172"/>
    <w:rsid w:val="00977DE4"/>
    <w:rsid w:val="0098541F"/>
    <w:rsid w:val="00990F05"/>
    <w:rsid w:val="009928F6"/>
    <w:rsid w:val="009A27AB"/>
    <w:rsid w:val="009A4085"/>
    <w:rsid w:val="009A6A83"/>
    <w:rsid w:val="009B34FF"/>
    <w:rsid w:val="009B4093"/>
    <w:rsid w:val="009B79A3"/>
    <w:rsid w:val="009C607D"/>
    <w:rsid w:val="009D746A"/>
    <w:rsid w:val="009E5810"/>
    <w:rsid w:val="009E6837"/>
    <w:rsid w:val="009E7F15"/>
    <w:rsid w:val="009F26D7"/>
    <w:rsid w:val="009F3FE6"/>
    <w:rsid w:val="009F59BA"/>
    <w:rsid w:val="009F74B0"/>
    <w:rsid w:val="009F765B"/>
    <w:rsid w:val="00A01DA8"/>
    <w:rsid w:val="00A06B65"/>
    <w:rsid w:val="00A14D9C"/>
    <w:rsid w:val="00A22654"/>
    <w:rsid w:val="00A25708"/>
    <w:rsid w:val="00A30A0C"/>
    <w:rsid w:val="00A324BD"/>
    <w:rsid w:val="00A32AA5"/>
    <w:rsid w:val="00A358A9"/>
    <w:rsid w:val="00A4117A"/>
    <w:rsid w:val="00A4338D"/>
    <w:rsid w:val="00A50968"/>
    <w:rsid w:val="00A51D07"/>
    <w:rsid w:val="00A523DF"/>
    <w:rsid w:val="00A52A4C"/>
    <w:rsid w:val="00A52D0B"/>
    <w:rsid w:val="00A52DB3"/>
    <w:rsid w:val="00A55B0C"/>
    <w:rsid w:val="00A574F8"/>
    <w:rsid w:val="00A65F66"/>
    <w:rsid w:val="00A73454"/>
    <w:rsid w:val="00A73F76"/>
    <w:rsid w:val="00A754EA"/>
    <w:rsid w:val="00A96D58"/>
    <w:rsid w:val="00AA5F0C"/>
    <w:rsid w:val="00AA6F79"/>
    <w:rsid w:val="00AA7805"/>
    <w:rsid w:val="00AA7BCE"/>
    <w:rsid w:val="00AB33DF"/>
    <w:rsid w:val="00AB3976"/>
    <w:rsid w:val="00AD1157"/>
    <w:rsid w:val="00AD1D4E"/>
    <w:rsid w:val="00AD297C"/>
    <w:rsid w:val="00AF0852"/>
    <w:rsid w:val="00AF3BCE"/>
    <w:rsid w:val="00B03D6F"/>
    <w:rsid w:val="00B06625"/>
    <w:rsid w:val="00B13027"/>
    <w:rsid w:val="00B20178"/>
    <w:rsid w:val="00B21CA4"/>
    <w:rsid w:val="00B228D0"/>
    <w:rsid w:val="00B24EC9"/>
    <w:rsid w:val="00B250E6"/>
    <w:rsid w:val="00B25128"/>
    <w:rsid w:val="00B32767"/>
    <w:rsid w:val="00B34706"/>
    <w:rsid w:val="00B34934"/>
    <w:rsid w:val="00B3771B"/>
    <w:rsid w:val="00B43B66"/>
    <w:rsid w:val="00B43B77"/>
    <w:rsid w:val="00B56B19"/>
    <w:rsid w:val="00B65AE5"/>
    <w:rsid w:val="00B662B7"/>
    <w:rsid w:val="00B7554D"/>
    <w:rsid w:val="00B802B2"/>
    <w:rsid w:val="00B85036"/>
    <w:rsid w:val="00B92CDF"/>
    <w:rsid w:val="00B938EB"/>
    <w:rsid w:val="00B93C6A"/>
    <w:rsid w:val="00BA3B8C"/>
    <w:rsid w:val="00BA49C3"/>
    <w:rsid w:val="00BA5F87"/>
    <w:rsid w:val="00BB03D5"/>
    <w:rsid w:val="00BC36BD"/>
    <w:rsid w:val="00BC49AA"/>
    <w:rsid w:val="00BD350E"/>
    <w:rsid w:val="00BE202D"/>
    <w:rsid w:val="00BE3E41"/>
    <w:rsid w:val="00BE6726"/>
    <w:rsid w:val="00BF00BE"/>
    <w:rsid w:val="00BF05FB"/>
    <w:rsid w:val="00BF1B8A"/>
    <w:rsid w:val="00BF20B5"/>
    <w:rsid w:val="00BF6E87"/>
    <w:rsid w:val="00BF739C"/>
    <w:rsid w:val="00C177FA"/>
    <w:rsid w:val="00C232BC"/>
    <w:rsid w:val="00C23DFA"/>
    <w:rsid w:val="00C26D4D"/>
    <w:rsid w:val="00C45034"/>
    <w:rsid w:val="00C612A2"/>
    <w:rsid w:val="00C645D4"/>
    <w:rsid w:val="00C7549D"/>
    <w:rsid w:val="00C773D7"/>
    <w:rsid w:val="00C77C5C"/>
    <w:rsid w:val="00C8159E"/>
    <w:rsid w:val="00C8243F"/>
    <w:rsid w:val="00C90308"/>
    <w:rsid w:val="00C91024"/>
    <w:rsid w:val="00C929A9"/>
    <w:rsid w:val="00C93038"/>
    <w:rsid w:val="00CA23F1"/>
    <w:rsid w:val="00CB6929"/>
    <w:rsid w:val="00CB73E8"/>
    <w:rsid w:val="00CC050B"/>
    <w:rsid w:val="00CC1B98"/>
    <w:rsid w:val="00CC2D1C"/>
    <w:rsid w:val="00CC4F2E"/>
    <w:rsid w:val="00CD0EBC"/>
    <w:rsid w:val="00CD54B1"/>
    <w:rsid w:val="00CD5C42"/>
    <w:rsid w:val="00CE161F"/>
    <w:rsid w:val="00CF008D"/>
    <w:rsid w:val="00CF02C5"/>
    <w:rsid w:val="00CF07E6"/>
    <w:rsid w:val="00CF30AC"/>
    <w:rsid w:val="00CF74A6"/>
    <w:rsid w:val="00D11E6A"/>
    <w:rsid w:val="00D120F0"/>
    <w:rsid w:val="00D12885"/>
    <w:rsid w:val="00D13BB5"/>
    <w:rsid w:val="00D158A6"/>
    <w:rsid w:val="00D166DF"/>
    <w:rsid w:val="00D177C2"/>
    <w:rsid w:val="00D17D16"/>
    <w:rsid w:val="00D221C2"/>
    <w:rsid w:val="00D2706E"/>
    <w:rsid w:val="00D27876"/>
    <w:rsid w:val="00D30239"/>
    <w:rsid w:val="00D4657E"/>
    <w:rsid w:val="00D514EA"/>
    <w:rsid w:val="00D54983"/>
    <w:rsid w:val="00D66A9B"/>
    <w:rsid w:val="00D72F10"/>
    <w:rsid w:val="00D74F44"/>
    <w:rsid w:val="00D8078C"/>
    <w:rsid w:val="00D845FC"/>
    <w:rsid w:val="00D86ED1"/>
    <w:rsid w:val="00D932D7"/>
    <w:rsid w:val="00D9470D"/>
    <w:rsid w:val="00D94D75"/>
    <w:rsid w:val="00DA1AB1"/>
    <w:rsid w:val="00DA4265"/>
    <w:rsid w:val="00DA72A2"/>
    <w:rsid w:val="00DA7E43"/>
    <w:rsid w:val="00DB0631"/>
    <w:rsid w:val="00DC31D6"/>
    <w:rsid w:val="00DD17A7"/>
    <w:rsid w:val="00DD3881"/>
    <w:rsid w:val="00DD5CF5"/>
    <w:rsid w:val="00DE6218"/>
    <w:rsid w:val="00DF1CF8"/>
    <w:rsid w:val="00DF229E"/>
    <w:rsid w:val="00DF32DE"/>
    <w:rsid w:val="00DF76B0"/>
    <w:rsid w:val="00E02D06"/>
    <w:rsid w:val="00E14413"/>
    <w:rsid w:val="00E14994"/>
    <w:rsid w:val="00E268D1"/>
    <w:rsid w:val="00E27276"/>
    <w:rsid w:val="00E3134B"/>
    <w:rsid w:val="00E3308E"/>
    <w:rsid w:val="00E36B3F"/>
    <w:rsid w:val="00E40A78"/>
    <w:rsid w:val="00E4166A"/>
    <w:rsid w:val="00E457C1"/>
    <w:rsid w:val="00E4686C"/>
    <w:rsid w:val="00E475A9"/>
    <w:rsid w:val="00E531CE"/>
    <w:rsid w:val="00E535A9"/>
    <w:rsid w:val="00E627EA"/>
    <w:rsid w:val="00E6538C"/>
    <w:rsid w:val="00E66996"/>
    <w:rsid w:val="00E7380B"/>
    <w:rsid w:val="00E75BD6"/>
    <w:rsid w:val="00E7782B"/>
    <w:rsid w:val="00E80499"/>
    <w:rsid w:val="00E82587"/>
    <w:rsid w:val="00E828E8"/>
    <w:rsid w:val="00E84AC9"/>
    <w:rsid w:val="00E93D34"/>
    <w:rsid w:val="00EA7E0C"/>
    <w:rsid w:val="00EB1035"/>
    <w:rsid w:val="00EB223A"/>
    <w:rsid w:val="00EB3A56"/>
    <w:rsid w:val="00EB4652"/>
    <w:rsid w:val="00EC0F0C"/>
    <w:rsid w:val="00EC41FD"/>
    <w:rsid w:val="00ED29F0"/>
    <w:rsid w:val="00ED6393"/>
    <w:rsid w:val="00EE6130"/>
    <w:rsid w:val="00EF0C18"/>
    <w:rsid w:val="00F02572"/>
    <w:rsid w:val="00F04A77"/>
    <w:rsid w:val="00F1278E"/>
    <w:rsid w:val="00F1522A"/>
    <w:rsid w:val="00F219B0"/>
    <w:rsid w:val="00F23376"/>
    <w:rsid w:val="00F31CA9"/>
    <w:rsid w:val="00F33878"/>
    <w:rsid w:val="00F526EB"/>
    <w:rsid w:val="00F5479F"/>
    <w:rsid w:val="00F55E6B"/>
    <w:rsid w:val="00F620F3"/>
    <w:rsid w:val="00F624A9"/>
    <w:rsid w:val="00F71D8B"/>
    <w:rsid w:val="00F7273D"/>
    <w:rsid w:val="00F74400"/>
    <w:rsid w:val="00F8301E"/>
    <w:rsid w:val="00F9307F"/>
    <w:rsid w:val="00F96477"/>
    <w:rsid w:val="00F97549"/>
    <w:rsid w:val="00F976FB"/>
    <w:rsid w:val="00FA0426"/>
    <w:rsid w:val="00FA0997"/>
    <w:rsid w:val="00FA26D6"/>
    <w:rsid w:val="00FA49E9"/>
    <w:rsid w:val="00FC5330"/>
    <w:rsid w:val="00FD063D"/>
    <w:rsid w:val="00FD264B"/>
    <w:rsid w:val="00FD3DF3"/>
    <w:rsid w:val="00FD6116"/>
    <w:rsid w:val="00FD61D1"/>
    <w:rsid w:val="00FE0154"/>
    <w:rsid w:val="00FE34A7"/>
    <w:rsid w:val="00FF4FFB"/>
    <w:rsid w:val="1CD26442"/>
    <w:rsid w:val="27BFD812"/>
    <w:rsid w:val="3CF77ACC"/>
    <w:rsid w:val="3D0A7E13"/>
    <w:rsid w:val="3F56F685"/>
    <w:rsid w:val="50530189"/>
    <w:rsid w:val="519C01EF"/>
    <w:rsid w:val="5D446D11"/>
    <w:rsid w:val="77DA95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C237E"/>
  <w15:docId w15:val="{1BBE5494-E6C7-4C48-8F61-16447AF16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C33"/>
    <w:pPr>
      <w:spacing w:line="240" w:lineRule="exact"/>
    </w:pPr>
    <w:rPr>
      <w:rFonts w:ascii="Times" w:hAnsi="Times"/>
      <w:sz w:val="24"/>
    </w:rPr>
  </w:style>
  <w:style w:type="paragraph" w:styleId="Heading1">
    <w:name w:val="heading 1"/>
    <w:basedOn w:val="Normal"/>
    <w:next w:val="Normal"/>
    <w:link w:val="Heading1Char"/>
    <w:qFormat/>
    <w:rsid w:val="00460C33"/>
    <w:pPr>
      <w:keepNext/>
      <w:keepLines/>
      <w:spacing w:before="480" w:after="240" w:line="240" w:lineRule="atLeast"/>
      <w:outlineLvl w:val="0"/>
    </w:pPr>
    <w:rPr>
      <w:b/>
      <w:kern w:val="28"/>
      <w:sz w:val="36"/>
    </w:rPr>
  </w:style>
  <w:style w:type="paragraph" w:styleId="Heading2">
    <w:name w:val="heading 2"/>
    <w:basedOn w:val="Normal"/>
    <w:next w:val="Normal"/>
    <w:qFormat/>
    <w:rsid w:val="00460C33"/>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460C33"/>
    <w:pPr>
      <w:numPr>
        <w:ilvl w:val="2"/>
        <w:numId w:val="1"/>
      </w:numPr>
      <w:spacing w:before="240" w:after="240"/>
      <w:outlineLvl w:val="2"/>
    </w:pPr>
    <w:rPr>
      <w:b/>
    </w:rPr>
  </w:style>
  <w:style w:type="paragraph" w:styleId="Heading4">
    <w:name w:val="heading 4"/>
    <w:basedOn w:val="Normal"/>
    <w:next w:val="Normal"/>
    <w:qFormat/>
    <w:rsid w:val="00460C3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460C3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460C3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460C3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460C3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460C3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9056B"/>
    <w:pPr>
      <w:tabs>
        <w:tab w:val="center" w:pos="4680"/>
        <w:tab w:val="right" w:pos="9360"/>
      </w:tabs>
    </w:pPr>
    <w:rPr>
      <w:b/>
      <w:i/>
      <w:sz w:val="20"/>
    </w:rPr>
  </w:style>
  <w:style w:type="paragraph" w:customStyle="1" w:styleId="bullet">
    <w:name w:val="bullet"/>
    <w:basedOn w:val="Normal"/>
    <w:rsid w:val="00460C33"/>
    <w:rPr>
      <w:rFonts w:ascii="Arial" w:hAnsi="Arial"/>
      <w:sz w:val="20"/>
    </w:rPr>
  </w:style>
  <w:style w:type="paragraph" w:styleId="Header">
    <w:name w:val="header"/>
    <w:basedOn w:val="Normal"/>
    <w:link w:val="HeaderChar"/>
    <w:uiPriority w:val="99"/>
    <w:rsid w:val="00460C33"/>
    <w:pPr>
      <w:tabs>
        <w:tab w:val="center" w:pos="4680"/>
        <w:tab w:val="right" w:pos="9360"/>
      </w:tabs>
    </w:pPr>
    <w:rPr>
      <w:b/>
      <w:i/>
      <w:sz w:val="20"/>
    </w:rPr>
  </w:style>
  <w:style w:type="paragraph" w:customStyle="1" w:styleId="heading10">
    <w:name w:val="heading1"/>
    <w:basedOn w:val="Normal"/>
    <w:rsid w:val="00460C33"/>
    <w:pPr>
      <w:tabs>
        <w:tab w:val="left" w:pos="450"/>
        <w:tab w:val="left" w:pos="1080"/>
        <w:tab w:val="left" w:pos="1800"/>
        <w:tab w:val="left" w:pos="2610"/>
      </w:tabs>
    </w:pPr>
  </w:style>
  <w:style w:type="paragraph" w:styleId="TOC1">
    <w:name w:val="toc 1"/>
    <w:basedOn w:val="Normal"/>
    <w:next w:val="Normal"/>
    <w:uiPriority w:val="39"/>
    <w:rsid w:val="00460C33"/>
    <w:pPr>
      <w:spacing w:before="120" w:after="120"/>
    </w:pPr>
    <w:rPr>
      <w:rFonts w:asciiTheme="minorHAnsi" w:hAnsiTheme="minorHAnsi" w:cstheme="minorHAnsi"/>
      <w:b/>
      <w:bCs/>
      <w:caps/>
      <w:sz w:val="20"/>
    </w:rPr>
  </w:style>
  <w:style w:type="paragraph" w:styleId="TOC2">
    <w:name w:val="toc 2"/>
    <w:basedOn w:val="Normal"/>
    <w:next w:val="Normal"/>
    <w:uiPriority w:val="39"/>
    <w:rsid w:val="00460C33"/>
    <w:pPr>
      <w:ind w:left="240"/>
    </w:pPr>
    <w:rPr>
      <w:rFonts w:asciiTheme="minorHAnsi" w:hAnsiTheme="minorHAnsi" w:cstheme="minorHAnsi"/>
      <w:smallCaps/>
      <w:sz w:val="20"/>
    </w:rPr>
  </w:style>
  <w:style w:type="paragraph" w:customStyle="1" w:styleId="level4">
    <w:name w:val="level 4"/>
    <w:basedOn w:val="Normal"/>
    <w:rsid w:val="00460C33"/>
    <w:pPr>
      <w:spacing w:before="120" w:after="120"/>
      <w:ind w:left="634"/>
    </w:pPr>
  </w:style>
  <w:style w:type="paragraph" w:customStyle="1" w:styleId="level5">
    <w:name w:val="level 5"/>
    <w:basedOn w:val="Normal"/>
    <w:rsid w:val="00460C33"/>
    <w:pPr>
      <w:tabs>
        <w:tab w:val="left" w:pos="2520"/>
      </w:tabs>
      <w:ind w:left="1440"/>
    </w:pPr>
  </w:style>
  <w:style w:type="paragraph" w:styleId="Title">
    <w:name w:val="Title"/>
    <w:basedOn w:val="Normal"/>
    <w:qFormat/>
    <w:rsid w:val="00460C33"/>
    <w:pPr>
      <w:spacing w:before="240" w:after="720" w:line="240" w:lineRule="auto"/>
      <w:jc w:val="right"/>
    </w:pPr>
    <w:rPr>
      <w:rFonts w:ascii="Arial" w:hAnsi="Arial"/>
      <w:b/>
      <w:kern w:val="28"/>
      <w:sz w:val="64"/>
    </w:rPr>
  </w:style>
  <w:style w:type="paragraph" w:customStyle="1" w:styleId="TOCEntry">
    <w:name w:val="TOCEntry"/>
    <w:basedOn w:val="Normal"/>
    <w:rsid w:val="00460C33"/>
    <w:pPr>
      <w:keepNext/>
      <w:keepLines/>
      <w:spacing w:before="120" w:after="240" w:line="240" w:lineRule="atLeast"/>
    </w:pPr>
    <w:rPr>
      <w:b/>
      <w:sz w:val="36"/>
    </w:rPr>
  </w:style>
  <w:style w:type="paragraph" w:styleId="TOC3">
    <w:name w:val="toc 3"/>
    <w:basedOn w:val="Normal"/>
    <w:next w:val="Normal"/>
    <w:uiPriority w:val="39"/>
    <w:rsid w:val="00460C33"/>
    <w:pPr>
      <w:ind w:left="480"/>
    </w:pPr>
    <w:rPr>
      <w:rFonts w:asciiTheme="minorHAnsi" w:hAnsiTheme="minorHAnsi" w:cstheme="minorHAnsi"/>
      <w:i/>
      <w:iCs/>
      <w:sz w:val="20"/>
    </w:rPr>
  </w:style>
  <w:style w:type="paragraph" w:styleId="TOC4">
    <w:name w:val="toc 4"/>
    <w:basedOn w:val="Normal"/>
    <w:next w:val="Normal"/>
    <w:semiHidden/>
    <w:rsid w:val="00460C33"/>
    <w:pPr>
      <w:ind w:left="720"/>
    </w:pPr>
    <w:rPr>
      <w:rFonts w:asciiTheme="minorHAnsi" w:hAnsiTheme="minorHAnsi" w:cstheme="minorHAnsi"/>
      <w:sz w:val="18"/>
      <w:szCs w:val="18"/>
    </w:rPr>
  </w:style>
  <w:style w:type="paragraph" w:styleId="TOC5">
    <w:name w:val="toc 5"/>
    <w:basedOn w:val="Normal"/>
    <w:next w:val="Normal"/>
    <w:semiHidden/>
    <w:rsid w:val="00460C33"/>
    <w:pPr>
      <w:ind w:left="960"/>
    </w:pPr>
    <w:rPr>
      <w:rFonts w:asciiTheme="minorHAnsi" w:hAnsiTheme="minorHAnsi" w:cstheme="minorHAnsi"/>
      <w:sz w:val="18"/>
      <w:szCs w:val="18"/>
    </w:rPr>
  </w:style>
  <w:style w:type="paragraph" w:styleId="TOC6">
    <w:name w:val="toc 6"/>
    <w:basedOn w:val="Normal"/>
    <w:next w:val="Normal"/>
    <w:semiHidden/>
    <w:rsid w:val="00460C33"/>
    <w:pPr>
      <w:ind w:left="1200"/>
    </w:pPr>
    <w:rPr>
      <w:rFonts w:asciiTheme="minorHAnsi" w:hAnsiTheme="minorHAnsi" w:cstheme="minorHAnsi"/>
      <w:sz w:val="18"/>
      <w:szCs w:val="18"/>
    </w:rPr>
  </w:style>
  <w:style w:type="paragraph" w:styleId="TOC7">
    <w:name w:val="toc 7"/>
    <w:basedOn w:val="Normal"/>
    <w:next w:val="Normal"/>
    <w:semiHidden/>
    <w:rsid w:val="00460C33"/>
    <w:pPr>
      <w:ind w:left="1440"/>
    </w:pPr>
    <w:rPr>
      <w:rFonts w:asciiTheme="minorHAnsi" w:hAnsiTheme="minorHAnsi" w:cstheme="minorHAnsi"/>
      <w:sz w:val="18"/>
      <w:szCs w:val="18"/>
    </w:rPr>
  </w:style>
  <w:style w:type="paragraph" w:styleId="TOC8">
    <w:name w:val="toc 8"/>
    <w:basedOn w:val="Normal"/>
    <w:next w:val="Normal"/>
    <w:semiHidden/>
    <w:rsid w:val="00460C33"/>
    <w:pPr>
      <w:ind w:left="1680"/>
    </w:pPr>
    <w:rPr>
      <w:rFonts w:asciiTheme="minorHAnsi" w:hAnsiTheme="minorHAnsi" w:cstheme="minorHAnsi"/>
      <w:sz w:val="18"/>
      <w:szCs w:val="18"/>
    </w:rPr>
  </w:style>
  <w:style w:type="paragraph" w:styleId="TOC9">
    <w:name w:val="toc 9"/>
    <w:basedOn w:val="Normal"/>
    <w:next w:val="Normal"/>
    <w:semiHidden/>
    <w:rsid w:val="00460C33"/>
    <w:pPr>
      <w:ind w:left="1920"/>
    </w:pPr>
    <w:rPr>
      <w:rFonts w:asciiTheme="minorHAnsi" w:hAnsiTheme="minorHAnsi" w:cstheme="minorHAnsi"/>
      <w:sz w:val="18"/>
      <w:szCs w:val="18"/>
    </w:rPr>
  </w:style>
  <w:style w:type="paragraph" w:customStyle="1" w:styleId="template">
    <w:name w:val="template"/>
    <w:basedOn w:val="Normal"/>
    <w:rsid w:val="00460C33"/>
    <w:rPr>
      <w:rFonts w:ascii="Arial" w:hAnsi="Arial"/>
      <w:i/>
      <w:sz w:val="22"/>
    </w:rPr>
  </w:style>
  <w:style w:type="character" w:styleId="PageNumber">
    <w:name w:val="page number"/>
    <w:basedOn w:val="DefaultParagraphFont"/>
    <w:rsid w:val="00460C33"/>
  </w:style>
  <w:style w:type="paragraph" w:customStyle="1" w:styleId="level3text">
    <w:name w:val="level 3 text"/>
    <w:basedOn w:val="Normal"/>
    <w:rsid w:val="00460C33"/>
    <w:pPr>
      <w:spacing w:line="220" w:lineRule="exact"/>
      <w:ind w:left="1350" w:hanging="716"/>
    </w:pPr>
    <w:rPr>
      <w:rFonts w:ascii="Arial" w:hAnsi="Arial"/>
      <w:i/>
      <w:sz w:val="22"/>
    </w:rPr>
  </w:style>
  <w:style w:type="paragraph" w:customStyle="1" w:styleId="requirement">
    <w:name w:val="requirement"/>
    <w:basedOn w:val="level4"/>
    <w:rsid w:val="00460C33"/>
    <w:pPr>
      <w:spacing w:before="0" w:after="0"/>
      <w:ind w:left="2348" w:hanging="994"/>
    </w:pPr>
    <w:rPr>
      <w:rFonts w:ascii="Times New Roman" w:hAnsi="Times New Roman"/>
    </w:rPr>
  </w:style>
  <w:style w:type="paragraph" w:customStyle="1" w:styleId="ByLine">
    <w:name w:val="ByLine"/>
    <w:basedOn w:val="Title"/>
    <w:rsid w:val="00460C33"/>
    <w:rPr>
      <w:sz w:val="28"/>
    </w:rPr>
  </w:style>
  <w:style w:type="paragraph" w:customStyle="1" w:styleId="ChangeHistoryTitle">
    <w:name w:val="ChangeHistory Title"/>
    <w:basedOn w:val="Normal"/>
    <w:rsid w:val="00460C33"/>
    <w:pPr>
      <w:keepNext/>
      <w:spacing w:before="60" w:after="60" w:line="240" w:lineRule="auto"/>
      <w:jc w:val="center"/>
    </w:pPr>
    <w:rPr>
      <w:rFonts w:ascii="Arial" w:hAnsi="Arial"/>
      <w:b/>
      <w:sz w:val="36"/>
    </w:rPr>
  </w:style>
  <w:style w:type="paragraph" w:customStyle="1" w:styleId="SuperTitle">
    <w:name w:val="SuperTitle"/>
    <w:basedOn w:val="Title"/>
    <w:next w:val="Normal"/>
    <w:rsid w:val="00460C33"/>
    <w:pPr>
      <w:pBdr>
        <w:top w:val="single" w:sz="48" w:space="1" w:color="auto"/>
      </w:pBdr>
      <w:spacing w:before="960" w:after="0"/>
    </w:pPr>
    <w:rPr>
      <w:sz w:val="28"/>
    </w:rPr>
  </w:style>
  <w:style w:type="paragraph" w:customStyle="1" w:styleId="line">
    <w:name w:val="line"/>
    <w:basedOn w:val="Title"/>
    <w:rsid w:val="00460C33"/>
    <w:pPr>
      <w:pBdr>
        <w:top w:val="single" w:sz="36" w:space="1" w:color="auto"/>
      </w:pBdr>
      <w:spacing w:after="0"/>
    </w:pPr>
    <w:rPr>
      <w:sz w:val="40"/>
    </w:rPr>
  </w:style>
  <w:style w:type="character" w:styleId="Hyperlink">
    <w:name w:val="Hyperlink"/>
    <w:uiPriority w:val="99"/>
    <w:rsid w:val="00460C33"/>
    <w:rPr>
      <w:color w:val="0000FF"/>
      <w:u w:val="single"/>
    </w:rPr>
  </w:style>
  <w:style w:type="character" w:styleId="FollowedHyperlink">
    <w:name w:val="FollowedHyperlink"/>
    <w:rsid w:val="00460C33"/>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paragraph" w:customStyle="1" w:styleId="InstructionalTextBullet">
    <w:name w:val="Instructional Text Bullet"/>
    <w:basedOn w:val="Normal"/>
    <w:qFormat/>
    <w:rsid w:val="00C45034"/>
    <w:pPr>
      <w:numPr>
        <w:numId w:val="5"/>
      </w:numPr>
      <w:spacing w:after="60" w:line="240" w:lineRule="auto"/>
    </w:pPr>
    <w:rPr>
      <w:rFonts w:ascii="Arial" w:hAnsi="Arial"/>
      <w:i/>
      <w:color w:val="0000FF"/>
      <w:szCs w:val="24"/>
    </w:rPr>
  </w:style>
  <w:style w:type="paragraph" w:customStyle="1" w:styleId="InstructionalTextBulletLevel2">
    <w:name w:val="Instructional Text Bullet Level 2"/>
    <w:basedOn w:val="InstructionalTextBullet"/>
    <w:qFormat/>
    <w:rsid w:val="00C45034"/>
    <w:pPr>
      <w:numPr>
        <w:numId w:val="6"/>
      </w:numPr>
      <w:ind w:left="1080"/>
    </w:pPr>
  </w:style>
  <w:style w:type="character" w:customStyle="1" w:styleId="Heading1Char">
    <w:name w:val="Heading 1 Char"/>
    <w:link w:val="Heading1"/>
    <w:rsid w:val="00B92CDF"/>
    <w:rPr>
      <w:rFonts w:ascii="Times" w:hAnsi="Times"/>
      <w:b/>
      <w:kern w:val="28"/>
      <w:sz w:val="36"/>
    </w:rPr>
  </w:style>
  <w:style w:type="character" w:customStyle="1" w:styleId="FooterChar">
    <w:name w:val="Footer Char"/>
    <w:basedOn w:val="DefaultParagraphFont"/>
    <w:link w:val="Footer"/>
    <w:uiPriority w:val="99"/>
    <w:rsid w:val="0079056B"/>
    <w:rPr>
      <w:rFonts w:ascii="Times" w:hAnsi="Times"/>
      <w:b/>
      <w:i/>
    </w:rPr>
  </w:style>
  <w:style w:type="character" w:customStyle="1" w:styleId="HeaderChar">
    <w:name w:val="Header Char"/>
    <w:basedOn w:val="DefaultParagraphFont"/>
    <w:link w:val="Header"/>
    <w:uiPriority w:val="99"/>
    <w:rsid w:val="0079056B"/>
    <w:rPr>
      <w:rFonts w:ascii="Times" w:hAnsi="Times"/>
      <w:b/>
      <w:i/>
    </w:rPr>
  </w:style>
  <w:style w:type="paragraph" w:styleId="ListParagraph">
    <w:name w:val="List Paragraph"/>
    <w:basedOn w:val="Normal"/>
    <w:uiPriority w:val="34"/>
    <w:qFormat/>
    <w:rsid w:val="00F219B0"/>
    <w:pPr>
      <w:spacing w:before="120" w:after="240" w:line="240" w:lineRule="auto"/>
      <w:ind w:left="720"/>
      <w:contextualSpacing/>
      <w:jc w:val="both"/>
    </w:pPr>
    <w:rPr>
      <w:rFonts w:ascii="Times New Roman" w:hAnsi="Times New Roman"/>
      <w:sz w:val="22"/>
      <w:szCs w:val="24"/>
      <w:lang w:val="en-IE"/>
    </w:rPr>
  </w:style>
  <w:style w:type="paragraph" w:styleId="TOCHeading">
    <w:name w:val="TOC Heading"/>
    <w:basedOn w:val="Heading1"/>
    <w:next w:val="Normal"/>
    <w:uiPriority w:val="39"/>
    <w:semiHidden/>
    <w:unhideWhenUsed/>
    <w:qFormat/>
    <w:rsid w:val="00846F23"/>
    <w:p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paragraph" w:styleId="BodyTextIndent">
    <w:name w:val="Body Text Indent"/>
    <w:basedOn w:val="Normal"/>
    <w:link w:val="BodyTextIndentChar"/>
    <w:uiPriority w:val="99"/>
    <w:semiHidden/>
    <w:unhideWhenUsed/>
    <w:rsid w:val="006A3D76"/>
    <w:pPr>
      <w:spacing w:after="120"/>
      <w:ind w:left="360"/>
    </w:pPr>
  </w:style>
  <w:style w:type="character" w:customStyle="1" w:styleId="BodyTextIndentChar">
    <w:name w:val="Body Text Indent Char"/>
    <w:basedOn w:val="DefaultParagraphFont"/>
    <w:link w:val="BodyTextIndent"/>
    <w:uiPriority w:val="99"/>
    <w:semiHidden/>
    <w:rsid w:val="006A3D76"/>
    <w:rPr>
      <w:rFonts w:ascii="Times" w:hAnsi="Times"/>
      <w:sz w:val="24"/>
    </w:rPr>
  </w:style>
  <w:style w:type="paragraph" w:customStyle="1" w:styleId="AbstractHeading">
    <w:name w:val="Abstract Heading"/>
    <w:basedOn w:val="Heading1"/>
    <w:next w:val="Normal"/>
    <w:rsid w:val="006A3D76"/>
    <w:pPr>
      <w:keepLines w:val="0"/>
      <w:spacing w:before="600" w:line="240" w:lineRule="auto"/>
      <w:jc w:val="both"/>
    </w:pPr>
    <w:rPr>
      <w:rFonts w:ascii="Arial" w:hAnsi="Arial"/>
      <w:bCs/>
      <w:kern w:val="32"/>
      <w:sz w:val="32"/>
      <w:szCs w:val="32"/>
      <w:lang w:val="en-GB"/>
    </w:rPr>
  </w:style>
  <w:style w:type="table" w:styleId="PlainTable4">
    <w:name w:val="Plain Table 4"/>
    <w:basedOn w:val="TableNormal"/>
    <w:uiPriority w:val="44"/>
    <w:rsid w:val="00EE613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F00BE"/>
    <w:rPr>
      <w:sz w:val="16"/>
      <w:szCs w:val="16"/>
    </w:rPr>
  </w:style>
  <w:style w:type="paragraph" w:styleId="CommentText">
    <w:name w:val="annotation text"/>
    <w:basedOn w:val="Normal"/>
    <w:link w:val="CommentTextChar"/>
    <w:uiPriority w:val="99"/>
    <w:semiHidden/>
    <w:unhideWhenUsed/>
    <w:rsid w:val="00BF00BE"/>
    <w:pPr>
      <w:spacing w:line="240" w:lineRule="auto"/>
    </w:pPr>
    <w:rPr>
      <w:sz w:val="20"/>
    </w:rPr>
  </w:style>
  <w:style w:type="character" w:customStyle="1" w:styleId="CommentTextChar">
    <w:name w:val="Comment Text Char"/>
    <w:basedOn w:val="DefaultParagraphFont"/>
    <w:link w:val="CommentText"/>
    <w:uiPriority w:val="99"/>
    <w:semiHidden/>
    <w:rsid w:val="00BF00BE"/>
    <w:rPr>
      <w:rFonts w:ascii="Times" w:hAnsi="Times"/>
    </w:rPr>
  </w:style>
  <w:style w:type="paragraph" w:styleId="CommentSubject">
    <w:name w:val="annotation subject"/>
    <w:basedOn w:val="CommentText"/>
    <w:next w:val="CommentText"/>
    <w:link w:val="CommentSubjectChar"/>
    <w:uiPriority w:val="99"/>
    <w:semiHidden/>
    <w:unhideWhenUsed/>
    <w:rsid w:val="00BF00BE"/>
    <w:rPr>
      <w:b/>
      <w:bCs/>
    </w:rPr>
  </w:style>
  <w:style w:type="character" w:customStyle="1" w:styleId="CommentSubjectChar">
    <w:name w:val="Comment Subject Char"/>
    <w:basedOn w:val="CommentTextChar"/>
    <w:link w:val="CommentSubject"/>
    <w:uiPriority w:val="99"/>
    <w:semiHidden/>
    <w:rsid w:val="00BF00BE"/>
    <w:rPr>
      <w:rFonts w:ascii="Times" w:hAnsi="Times"/>
      <w:b/>
      <w:bCs/>
    </w:rPr>
  </w:style>
  <w:style w:type="paragraph" w:styleId="Revision">
    <w:name w:val="Revision"/>
    <w:hidden/>
    <w:uiPriority w:val="99"/>
    <w:semiHidden/>
    <w:rsid w:val="00830D90"/>
    <w:rPr>
      <w:rFonts w:ascii="Times" w:hAnsi="Times"/>
      <w:sz w:val="24"/>
    </w:rPr>
  </w:style>
  <w:style w:type="paragraph" w:styleId="NormalWeb">
    <w:name w:val="Normal (Web)"/>
    <w:basedOn w:val="Normal"/>
    <w:uiPriority w:val="99"/>
    <w:unhideWhenUsed/>
    <w:rsid w:val="0026134E"/>
    <w:pPr>
      <w:spacing w:before="100" w:beforeAutospacing="1" w:after="100" w:afterAutospacing="1" w:line="240" w:lineRule="auto"/>
    </w:pPr>
    <w:rPr>
      <w:rFonts w:ascii="Times New Roman" w:hAnsi="Times New Roman"/>
      <w:szCs w:val="24"/>
      <w:lang w:val="en-PK" w:eastAsia="en-PK"/>
    </w:rPr>
  </w:style>
  <w:style w:type="paragraph" w:styleId="TableofFigures">
    <w:name w:val="table of figures"/>
    <w:basedOn w:val="Normal"/>
    <w:next w:val="Normal"/>
    <w:uiPriority w:val="99"/>
    <w:unhideWhenUsed/>
    <w:rsid w:val="0012150A"/>
    <w:pPr>
      <w:ind w:left="480" w:hanging="480"/>
    </w:pPr>
    <w:rPr>
      <w:rFonts w:asciiTheme="minorHAnsi" w:hAnsiTheme="minorHAnsi" w:cstheme="minorHAnsi"/>
      <w:caps/>
      <w:sz w:val="20"/>
      <w:szCs w:val="24"/>
    </w:rPr>
  </w:style>
  <w:style w:type="character" w:customStyle="1" w:styleId="Heading3Char">
    <w:name w:val="Heading 3 Char"/>
    <w:basedOn w:val="DefaultParagraphFont"/>
    <w:link w:val="Heading3"/>
    <w:rsid w:val="004F3427"/>
    <w:rPr>
      <w:rFonts w:ascii="Times" w:hAnsi="Times"/>
      <w:b/>
      <w:sz w:val="24"/>
    </w:rPr>
  </w:style>
  <w:style w:type="character" w:styleId="UnresolvedMention">
    <w:name w:val="Unresolved Mention"/>
    <w:basedOn w:val="DefaultParagraphFont"/>
    <w:uiPriority w:val="99"/>
    <w:semiHidden/>
    <w:unhideWhenUsed/>
    <w:rsid w:val="00A32AA5"/>
    <w:rPr>
      <w:color w:val="605E5C"/>
      <w:shd w:val="clear" w:color="auto" w:fill="E1DFDD"/>
    </w:rPr>
  </w:style>
  <w:style w:type="character" w:styleId="LineNumber">
    <w:name w:val="line number"/>
    <w:basedOn w:val="DefaultParagraphFont"/>
    <w:uiPriority w:val="99"/>
    <w:semiHidden/>
    <w:unhideWhenUsed/>
    <w:rsid w:val="00AA7BCE"/>
  </w:style>
  <w:style w:type="character" w:styleId="HTMLCode">
    <w:name w:val="HTML Code"/>
    <w:basedOn w:val="DefaultParagraphFont"/>
    <w:uiPriority w:val="99"/>
    <w:semiHidden/>
    <w:unhideWhenUsed/>
    <w:rsid w:val="003F64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microsoft.com/security" TargetMode="Externa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github.com/lemonsqueeze/ttylogger/blob/master/ttylogger" TargetMode="External"/><Relationship Id="rId42"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aquasec.com/blog/linux-security-with-tracee-and-ebpf/?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nebelwelt.net/files/25Oakland.pdf?utm_source=chatgpt.com" TargetMode="External"/><Relationship Id="rId37" Type="http://schemas.openxmlformats.org/officeDocument/2006/relationships/image" Target="media/image15.jp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aquasecurity.github.io/tracee/v0.23/?utm_source=chatgpt.com" TargetMode="External"/><Relationship Id="rId36"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nebelwelt.net/files/25Oakland.pdf?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sentinelone.com/labs" TargetMode="External"/><Relationship Id="rId30" Type="http://schemas.openxmlformats.org/officeDocument/2006/relationships/hyperlink" Target="https://www.aquasec.com/blog/linux-security-with-tracee-and-ebpf/?utm_source=chatgpt.com" TargetMode="External"/><Relationship Id="rId35" Type="http://schemas.openxmlformats.org/officeDocument/2006/relationships/hyperlink" Target="https://github.com/msam13/freeBSD_RootKitReco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www.crowdstrike.com/resources" TargetMode="External"/><Relationship Id="rId33" Type="http://schemas.openxmlformats.org/officeDocument/2006/relationships/hyperlink" Target="https://github.com/mnp/xspy/blob/master/xspy.c" TargetMode="Externa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20130-7943-496A-9DE6-241372D24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51</Pages>
  <Words>15267</Words>
  <Characters>87026</Characters>
  <Application>Microsoft Office Word</Application>
  <DocSecurity>0</DocSecurity>
  <Lines>725</Lines>
  <Paragraphs>204</Paragraphs>
  <ScaleCrop>false</ScaleCrop>
  <Company>Process Impact</Company>
  <LinksUpToDate>false</LinksUpToDate>
  <CharactersWithSpaces>102089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Project Office</dc:creator>
  <cp:lastModifiedBy>Haider Ali</cp:lastModifiedBy>
  <cp:revision>265</cp:revision>
  <cp:lastPrinted>2026-05-29T12:53:00Z</cp:lastPrinted>
  <dcterms:created xsi:type="dcterms:W3CDTF">2026-04-22T10:48:00Z</dcterms:created>
  <dcterms:modified xsi:type="dcterms:W3CDTF">2026-05-29T12:53:00Z</dcterms:modified>
</cp:coreProperties>
</file>